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31539" w:rsidRDefault="00331539" w14:paraId="0964C44D" w14:textId="77777777">
      <w:pPr>
        <w:pStyle w:val="Textoindependiente"/>
        <w:spacing w:before="166"/>
        <w:rPr>
          <w:rFonts w:ascii="Times New Roman"/>
        </w:rPr>
      </w:pPr>
    </w:p>
    <w:p w:rsidR="00331539" w:rsidRDefault="007F2289" w14:paraId="79CB695A" w14:textId="77777777">
      <w:pPr>
        <w:pStyle w:val="Ttulo1"/>
        <w:numPr>
          <w:ilvl w:val="0"/>
          <w:numId w:val="5"/>
        </w:numPr>
        <w:tabs>
          <w:tab w:val="left" w:pos="719"/>
        </w:tabs>
        <w:ind w:left="719" w:hanging="719"/>
      </w:pPr>
      <w:bookmarkStart w:name="1_Objective" w:id="0"/>
      <w:bookmarkEnd w:id="0"/>
      <w:r>
        <w:rPr>
          <w:spacing w:val="-2"/>
          <w:sz w:val="21"/>
        </w:rPr>
        <w:t>Objetivo</w:t>
      </w:r>
    </w:p>
    <w:p w:rsidR="00331539" w:rsidRDefault="007F2289" w14:paraId="0B95A86B" w14:textId="77777777">
      <w:pPr>
        <w:pStyle w:val="Textoindependiente"/>
        <w:spacing w:line="259" w:lineRule="auto"/>
        <w:ind w:right="712"/>
        <w:jc w:val="both"/>
      </w:pPr>
      <w:r>
        <w:rPr>
          <w:sz w:val="21"/>
        </w:rPr>
        <w:t>El objetivo de este documento es garantizar que las violaciones de datos personales en términos del art. 4, n.º 12 del RGPD se traten de manera oportuna y adecuada, con el fin de minimizar el impacto potencial sobre los derechos y libertades de las personas afectadas y garantizar el cumplimiento de las leyes de protección de datos.</w:t>
      </w:r>
    </w:p>
    <w:p w:rsidR="00331539" w:rsidRDefault="00331539" w14:paraId="076ADB21" w14:textId="77777777">
      <w:pPr>
        <w:pStyle w:val="Textoindependiente"/>
        <w:spacing w:before="82"/>
      </w:pPr>
    </w:p>
    <w:p w:rsidR="00331539" w:rsidRDefault="007F2289" w14:paraId="296534B1" w14:textId="77777777">
      <w:pPr>
        <w:pStyle w:val="Ttulo1"/>
        <w:numPr>
          <w:ilvl w:val="0"/>
          <w:numId w:val="5"/>
        </w:numPr>
        <w:tabs>
          <w:tab w:val="left" w:pos="786"/>
        </w:tabs>
        <w:ind w:left="786" w:hanging="786"/>
      </w:pPr>
      <w:bookmarkStart w:name="2__Scope" w:id="1"/>
      <w:bookmarkEnd w:id="1"/>
      <w:r>
        <w:rPr>
          <w:spacing w:val="-2"/>
          <w:sz w:val="21"/>
        </w:rPr>
        <w:t>Ámbito</w:t>
      </w:r>
    </w:p>
    <w:p w:rsidR="00331539" w:rsidRDefault="007F2289" w14:paraId="2AA32A84" w14:textId="77777777">
      <w:pPr>
        <w:pStyle w:val="Textoindependiente"/>
        <w:spacing w:before="123" w:line="259" w:lineRule="auto"/>
        <w:ind w:right="715"/>
        <w:jc w:val="both"/>
      </w:pPr>
      <w:r>
        <w:rPr>
          <w:sz w:val="21"/>
        </w:rPr>
        <w:t>Este procedimiento se aplica a todos los empleados de Grünenthal en la sede central de Grünenthal y en las filiales alemanas. También establece los principios y normas para todos los procedimientos operativos estándar locales de las filiales de Grünenthal, de conformidad con todas las leyes de protección de datos aplicables.</w:t>
      </w:r>
    </w:p>
    <w:p w:rsidR="00331539" w:rsidRDefault="00331539" w14:paraId="50A2D6FB" w14:textId="77777777">
      <w:pPr>
        <w:pStyle w:val="Textoindependiente"/>
        <w:spacing w:before="82"/>
      </w:pPr>
    </w:p>
    <w:p w:rsidR="00331539" w:rsidRDefault="007F2289" w14:paraId="121E2A89" w14:textId="77777777">
      <w:pPr>
        <w:pStyle w:val="Ttulo1"/>
        <w:numPr>
          <w:ilvl w:val="0"/>
          <w:numId w:val="5"/>
        </w:numPr>
        <w:tabs>
          <w:tab w:val="left" w:pos="719"/>
        </w:tabs>
        <w:ind w:left="719" w:hanging="719"/>
      </w:pPr>
      <w:bookmarkStart w:name="3_Responsibility" w:id="2"/>
      <w:bookmarkEnd w:id="2"/>
      <w:r>
        <w:rPr>
          <w:spacing w:val="-2"/>
          <w:sz w:val="21"/>
        </w:rPr>
        <w:t>Responsabilidad</w:t>
      </w:r>
    </w:p>
    <w:p w:rsidR="00331539" w:rsidRDefault="007F2289" w14:paraId="2A528AF5" w14:textId="77777777">
      <w:pPr>
        <w:pStyle w:val="Textoindependiente"/>
        <w:jc w:val="both"/>
      </w:pPr>
      <w:r>
        <w:rPr>
          <w:sz w:val="21"/>
        </w:rPr>
        <w:t xml:space="preserve">En esta sección se proporciona información sobre las funciones implicadas en el </w:t>
      </w:r>
      <w:r>
        <w:rPr>
          <w:spacing w:val="-2"/>
          <w:sz w:val="21"/>
        </w:rPr>
        <w:t xml:space="preserve">proceso </w:t>
      </w:r>
      <w:r>
        <w:rPr>
          <w:sz w:val="21"/>
        </w:rPr>
        <w:t>descrito</w:t>
      </w:r>
      <w:r>
        <w:rPr>
          <w:spacing w:val="-2"/>
          <w:sz w:val="21"/>
        </w:rPr>
        <w:t>.</w:t>
      </w:r>
    </w:p>
    <w:p w:rsidR="00331539" w:rsidRDefault="00331539" w14:paraId="3BA9B3E4" w14:textId="77777777">
      <w:pPr>
        <w:pStyle w:val="Textoindependiente"/>
        <w:spacing w:before="166"/>
        <w:rPr>
          <w:sz w:val="20"/>
        </w:rPr>
      </w:pPr>
    </w:p>
    <w:tbl>
      <w:tblPr>
        <w:tblStyle w:val="TableNormal"/>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655"/>
        <w:gridCol w:w="5983"/>
      </w:tblGrid>
      <w:tr w:rsidR="00331539" w14:paraId="4A6ADCBB" w14:textId="77777777">
        <w:trPr>
          <w:trHeight w:val="414"/>
        </w:trPr>
        <w:tc>
          <w:tcPr>
            <w:tcW w:w="3655" w:type="dxa"/>
          </w:tcPr>
          <w:p w:rsidR="00331539" w:rsidRDefault="007F2289" w14:paraId="78671854" w14:textId="77777777">
            <w:pPr>
              <w:pStyle w:val="TableParagraph"/>
              <w:ind w:left="107"/>
              <w:rPr>
                <w:b/>
                <w:sz w:val="24"/>
              </w:rPr>
            </w:pPr>
            <w:r>
              <w:rPr>
                <w:b/>
                <w:spacing w:val="-4"/>
                <w:sz w:val="21"/>
              </w:rPr>
              <w:t>Función</w:t>
            </w:r>
          </w:p>
        </w:tc>
        <w:tc>
          <w:tcPr>
            <w:tcW w:w="5983" w:type="dxa"/>
          </w:tcPr>
          <w:p w:rsidR="00331539" w:rsidRDefault="007F2289" w14:paraId="261D3AF0" w14:textId="77777777">
            <w:pPr>
              <w:pStyle w:val="TableParagraph"/>
              <w:ind w:left="108"/>
              <w:rPr>
                <w:b/>
                <w:sz w:val="24"/>
              </w:rPr>
            </w:pPr>
            <w:r>
              <w:rPr>
                <w:b/>
                <w:spacing w:val="-2"/>
                <w:sz w:val="21"/>
              </w:rPr>
              <w:t>Responsabilidad</w:t>
            </w:r>
          </w:p>
        </w:tc>
      </w:tr>
      <w:tr w:rsidR="00331539" w14:paraId="295BD1B5" w14:textId="77777777">
        <w:trPr>
          <w:trHeight w:val="1886"/>
        </w:trPr>
        <w:tc>
          <w:tcPr>
            <w:tcW w:w="3655" w:type="dxa"/>
          </w:tcPr>
          <w:p w:rsidR="00331539" w:rsidRDefault="007F2289" w14:paraId="00A2E015" w14:textId="77777777">
            <w:pPr>
              <w:pStyle w:val="TableParagraph"/>
              <w:ind w:left="107"/>
              <w:rPr>
                <w:sz w:val="24"/>
              </w:rPr>
            </w:pPr>
            <w:r>
              <w:rPr>
                <w:spacing w:val="-2"/>
                <w:sz w:val="21"/>
              </w:rPr>
              <w:t>Empleados</w:t>
            </w:r>
          </w:p>
        </w:tc>
        <w:tc>
          <w:tcPr>
            <w:tcW w:w="5983" w:type="dxa"/>
          </w:tcPr>
          <w:p w:rsidR="00331539" w:rsidRDefault="007F2289" w14:paraId="037B398F" w14:textId="77777777">
            <w:pPr>
              <w:pStyle w:val="TableParagraph"/>
              <w:spacing w:line="256" w:lineRule="auto"/>
              <w:ind w:left="108" w:right="54"/>
              <w:rPr>
                <w:sz w:val="24"/>
              </w:rPr>
            </w:pPr>
            <w:r>
              <w:rPr>
                <w:sz w:val="21"/>
              </w:rPr>
              <w:t xml:space="preserve">Están alertas ante cualquier sospecha de violación de datos personales en su área y reportan cualquier sospecha de inmediato al responsable global de protección de datos y al responsable alemán de protección de datos (ambos a través </w:t>
            </w:r>
            <w:r>
              <w:rPr>
                <w:color w:val="0000FF"/>
                <w:sz w:val="21"/>
                <w:u w:val="single" w:color="0000FF"/>
              </w:rPr>
              <w:t>de</w:t>
            </w:r>
            <w:hyperlink r:id="rId8">
              <w:r>
                <w:rPr>
                  <w:color w:val="0000FF"/>
                  <w:sz w:val="21"/>
                  <w:u w:val="single" w:color="0000FF"/>
                </w:rPr>
                <w:t>dataprivacy.de@grunenthal.com</w:t>
              </w:r>
            </w:hyperlink>
            <w:r>
              <w:rPr>
                <w:color w:val="0000FF"/>
                <w:sz w:val="21"/>
                <w:u w:val="single" w:color="0000FF"/>
              </w:rPr>
              <w:t xml:space="preserve"> ) </w:t>
            </w:r>
            <w:r>
              <w:rPr>
                <w:sz w:val="21"/>
              </w:rPr>
              <w:t>y al departamento global de TI (</w:t>
            </w:r>
            <w:hyperlink r:id="rId9">
              <w:r>
                <w:rPr>
                  <w:color w:val="0000FF"/>
                  <w:spacing w:val="-2"/>
                  <w:sz w:val="21"/>
                  <w:u w:val="single" w:color="0000FF"/>
                </w:rPr>
                <w:t>it-incident@grunenthal.com</w:t>
              </w:r>
            </w:hyperlink>
            <w:r>
              <w:rPr>
                <w:color w:val="0000FF"/>
                <w:spacing w:val="-2"/>
                <w:sz w:val="21"/>
                <w:u w:val="single" w:color="0000FF"/>
              </w:rPr>
              <w:t>)</w:t>
            </w:r>
            <w:r>
              <w:rPr>
                <w:spacing w:val="-2"/>
                <w:sz w:val="21"/>
              </w:rPr>
              <w:t>.</w:t>
            </w:r>
          </w:p>
        </w:tc>
      </w:tr>
      <w:tr w:rsidR="00331539" w14:paraId="04E0648B" w14:textId="77777777">
        <w:trPr>
          <w:trHeight w:val="707"/>
        </w:trPr>
        <w:tc>
          <w:tcPr>
            <w:tcW w:w="3655" w:type="dxa"/>
          </w:tcPr>
          <w:p w:rsidR="00331539" w:rsidRDefault="007F2289" w14:paraId="4288D8EA" w14:textId="77777777">
            <w:pPr>
              <w:pStyle w:val="TableParagraph"/>
              <w:ind w:left="107"/>
              <w:rPr>
                <w:sz w:val="24"/>
              </w:rPr>
            </w:pPr>
            <w:r>
              <w:rPr>
                <w:spacing w:val="-5"/>
                <w:sz w:val="21"/>
              </w:rPr>
              <w:t xml:space="preserve">TI </w:t>
            </w:r>
            <w:r>
              <w:rPr>
                <w:sz w:val="21"/>
              </w:rPr>
              <w:t>global</w:t>
            </w:r>
          </w:p>
        </w:tc>
        <w:tc>
          <w:tcPr>
            <w:tcW w:w="5983" w:type="dxa"/>
          </w:tcPr>
          <w:p w:rsidR="00331539" w:rsidRDefault="007F2289" w14:paraId="16F6607D" w14:textId="77777777">
            <w:pPr>
              <w:pStyle w:val="TableParagraph"/>
              <w:spacing w:line="256" w:lineRule="auto"/>
              <w:ind w:left="108"/>
              <w:rPr>
                <w:sz w:val="24"/>
              </w:rPr>
            </w:pPr>
            <w:r>
              <w:rPr>
                <w:sz w:val="21"/>
              </w:rPr>
              <w:t>Evalúa la gravedad de los incidentes de seguridad informática y coordina la respuesta general de TI.</w:t>
            </w:r>
          </w:p>
        </w:tc>
      </w:tr>
      <w:tr w:rsidR="00331539" w14:paraId="6CA52CA9" w14:textId="77777777">
        <w:trPr>
          <w:trHeight w:val="2006"/>
        </w:trPr>
        <w:tc>
          <w:tcPr>
            <w:tcW w:w="3655" w:type="dxa"/>
          </w:tcPr>
          <w:p w:rsidR="00331539" w:rsidRDefault="007F2289" w14:paraId="2F7DE6C3" w14:textId="77777777">
            <w:pPr>
              <w:pStyle w:val="TableParagraph"/>
              <w:spacing w:before="2"/>
              <w:ind w:left="107"/>
              <w:rPr>
                <w:sz w:val="24"/>
              </w:rPr>
            </w:pPr>
            <w:r>
              <w:rPr>
                <w:spacing w:val="-2"/>
                <w:sz w:val="21"/>
              </w:rPr>
              <w:t xml:space="preserve">Delegado </w:t>
            </w:r>
            <w:r>
              <w:rPr>
                <w:sz w:val="21"/>
              </w:rPr>
              <w:t>de Protección de Datos local</w:t>
            </w:r>
          </w:p>
        </w:tc>
        <w:tc>
          <w:tcPr>
            <w:tcW w:w="5983" w:type="dxa"/>
          </w:tcPr>
          <w:p w:rsidR="00331539" w:rsidRDefault="007F2289" w14:paraId="0C0A9E82" w14:textId="77777777">
            <w:pPr>
              <w:pStyle w:val="TableParagraph"/>
              <w:spacing w:before="2" w:line="256" w:lineRule="auto"/>
              <w:ind w:left="108" w:right="90"/>
              <w:jc w:val="both"/>
              <w:rPr>
                <w:sz w:val="24"/>
              </w:rPr>
            </w:pPr>
            <w:r>
              <w:rPr>
                <w:sz w:val="21"/>
              </w:rPr>
              <w:t xml:space="preserve">Es el responsable de protección de datos designado para la filial de Grünenthal afectada por </w:t>
            </w:r>
            <w:r>
              <w:rPr>
                <w:spacing w:val="-2"/>
                <w:sz w:val="21"/>
              </w:rPr>
              <w:t>la violación de</w:t>
            </w:r>
            <w:r>
              <w:rPr>
                <w:sz w:val="21"/>
              </w:rPr>
              <w:t xml:space="preserve"> datos personales</w:t>
            </w:r>
            <w:r>
              <w:rPr>
                <w:spacing w:val="-2"/>
                <w:sz w:val="21"/>
              </w:rPr>
              <w:t>.</w:t>
            </w:r>
          </w:p>
          <w:p w:rsidR="00331539" w:rsidRDefault="007F2289" w14:paraId="0E6FA8A3" w14:textId="77777777">
            <w:pPr>
              <w:pStyle w:val="TableParagraph"/>
              <w:spacing w:before="118" w:line="256" w:lineRule="auto"/>
              <w:ind w:left="108" w:right="90"/>
              <w:jc w:val="both"/>
              <w:rPr>
                <w:sz w:val="24"/>
              </w:rPr>
            </w:pPr>
            <w:r>
              <w:rPr>
                <w:spacing w:val="-2"/>
                <w:sz w:val="21"/>
              </w:rPr>
              <w:t xml:space="preserve">Notifica las violaciones de datos personales a las autoridades locales y a </w:t>
            </w:r>
            <w:r>
              <w:rPr>
                <w:sz w:val="21"/>
              </w:rPr>
              <w:t>las personas afectadas, en consonancia con el departamento jurídico y de cumplimiento normativo local y el director general correspondiente.</w:t>
            </w:r>
          </w:p>
        </w:tc>
      </w:tr>
      <w:tr w:rsidR="00331539" w14:paraId="55EAC71D" w14:textId="77777777">
        <w:trPr>
          <w:trHeight w:val="2891"/>
        </w:trPr>
        <w:tc>
          <w:tcPr>
            <w:tcW w:w="3655" w:type="dxa"/>
          </w:tcPr>
          <w:p w:rsidR="00331539" w:rsidRDefault="007F2289" w14:paraId="17AF391F" w14:textId="77777777">
            <w:pPr>
              <w:pStyle w:val="TableParagraph"/>
              <w:spacing w:before="2" w:line="254" w:lineRule="auto"/>
              <w:ind w:left="107"/>
              <w:rPr>
                <w:sz w:val="24"/>
              </w:rPr>
            </w:pPr>
            <w:r>
              <w:rPr>
                <w:sz w:val="21"/>
              </w:rPr>
              <w:t xml:space="preserve">Delegado de protección de datos alemán </w:t>
            </w:r>
            <w:r>
              <w:rPr>
                <w:spacing w:val="-2"/>
                <w:sz w:val="21"/>
              </w:rPr>
              <w:t>(externo)</w:t>
            </w:r>
          </w:p>
        </w:tc>
        <w:tc>
          <w:tcPr>
            <w:tcW w:w="5983" w:type="dxa"/>
          </w:tcPr>
          <w:p w:rsidR="00331539" w:rsidRDefault="007F2289" w14:paraId="382F1921" w14:textId="77777777">
            <w:pPr>
              <w:pStyle w:val="TableParagraph"/>
              <w:spacing w:before="2" w:line="254" w:lineRule="auto"/>
              <w:ind w:left="108" w:right="91"/>
              <w:jc w:val="both"/>
              <w:rPr>
                <w:sz w:val="24"/>
              </w:rPr>
            </w:pPr>
            <w:r>
              <w:rPr>
                <w:sz w:val="21"/>
              </w:rPr>
              <w:t xml:space="preserve">Es el responsable de protección de datos designado externamente para la sede central y las </w:t>
            </w:r>
            <w:r>
              <w:rPr>
                <w:spacing w:val="-2"/>
                <w:sz w:val="21"/>
              </w:rPr>
              <w:t xml:space="preserve">entidades </w:t>
            </w:r>
            <w:r>
              <w:rPr>
                <w:sz w:val="21"/>
              </w:rPr>
              <w:t>alemanas de Grünenthal</w:t>
            </w:r>
            <w:r>
              <w:rPr>
                <w:spacing w:val="-2"/>
                <w:sz w:val="21"/>
              </w:rPr>
              <w:t>.</w:t>
            </w:r>
          </w:p>
          <w:p w:rsidR="00331539" w:rsidRDefault="007F2289" w14:paraId="01E3C9AE" w14:textId="77777777">
            <w:pPr>
              <w:pStyle w:val="TableParagraph"/>
              <w:spacing w:before="123" w:line="256" w:lineRule="auto"/>
              <w:ind w:left="108" w:right="87"/>
              <w:jc w:val="both"/>
              <w:rPr>
                <w:sz w:val="24"/>
              </w:rPr>
            </w:pPr>
            <w:r>
              <w:rPr>
                <w:sz w:val="21"/>
              </w:rPr>
              <w:t>Evalúa las presuntas violaciones de datos personales junto con el responsable global de protección de datos y, si es necesario, con el departamento global de TI, y emite un dictamen sobre si se debe informar a la autoridad supervisora y a las personas afectadas.</w:t>
            </w:r>
          </w:p>
          <w:p w:rsidR="00331539" w:rsidRDefault="007F2289" w14:paraId="1ABCBEA7" w14:textId="77777777">
            <w:pPr>
              <w:pStyle w:val="TableParagraph"/>
              <w:spacing w:before="101" w:line="290" w:lineRule="atLeast"/>
              <w:ind w:left="108" w:right="91"/>
              <w:jc w:val="both"/>
              <w:rPr>
                <w:sz w:val="24"/>
              </w:rPr>
            </w:pPr>
            <w:r>
              <w:rPr>
                <w:sz w:val="21"/>
              </w:rPr>
              <w:t xml:space="preserve">Notifica las violaciones de datos personales a todas las autoridades y personas afectadas, en consonancia con el responsable global </w:t>
            </w:r>
            <w:r>
              <w:rPr>
                <w:spacing w:val="-4"/>
                <w:sz w:val="21"/>
              </w:rPr>
              <w:t>de protección de datos.</w:t>
            </w:r>
          </w:p>
        </w:tc>
      </w:tr>
    </w:tbl>
    <w:p w:rsidR="00331539" w:rsidRDefault="00331539" w14:paraId="2AE58817" w14:textId="77777777">
      <w:pPr>
        <w:pStyle w:val="TableParagraph"/>
        <w:spacing w:line="290" w:lineRule="atLeast"/>
        <w:jc w:val="both"/>
        <w:rPr>
          <w:sz w:val="24"/>
        </w:rPr>
        <w:sectPr w:rsidR="00331539">
          <w:headerReference w:type="default" r:id="rId10"/>
          <w:type w:val="continuous"/>
          <w:pgSz w:w="12240" w:h="15840" w:orient="portrait"/>
          <w:pgMar w:top="1580" w:right="720" w:bottom="280" w:left="1440" w:header="719" w:footer="0" w:gutter="0"/>
          <w:pgNumType w:start="1"/>
          <w:cols w:space="708"/>
        </w:sectPr>
      </w:pPr>
    </w:p>
    <w:p w:rsidR="00331539" w:rsidRDefault="00331539" w14:paraId="42A2AB0E" w14:textId="77777777">
      <w:pPr>
        <w:pStyle w:val="Textoindependiente"/>
        <w:spacing w:before="1"/>
        <w:rPr>
          <w:sz w:val="7"/>
        </w:rPr>
      </w:pPr>
    </w:p>
    <w:tbl>
      <w:tblPr>
        <w:tblStyle w:val="TableNormal"/>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655"/>
        <w:gridCol w:w="5983"/>
      </w:tblGrid>
      <w:tr w:rsidR="00331539" w14:paraId="0AF997EB" w14:textId="77777777">
        <w:trPr>
          <w:trHeight w:val="414"/>
        </w:trPr>
        <w:tc>
          <w:tcPr>
            <w:tcW w:w="3655" w:type="dxa"/>
          </w:tcPr>
          <w:p w:rsidR="00331539" w:rsidRDefault="007F2289" w14:paraId="7589039C" w14:textId="77777777">
            <w:pPr>
              <w:pStyle w:val="TableParagraph"/>
              <w:spacing w:before="2"/>
              <w:ind w:left="107"/>
              <w:rPr>
                <w:b/>
                <w:sz w:val="24"/>
              </w:rPr>
            </w:pPr>
            <w:r>
              <w:rPr>
                <w:b/>
                <w:spacing w:val="-4"/>
                <w:sz w:val="21"/>
              </w:rPr>
              <w:t>Función</w:t>
            </w:r>
          </w:p>
        </w:tc>
        <w:tc>
          <w:tcPr>
            <w:tcW w:w="5983" w:type="dxa"/>
          </w:tcPr>
          <w:p w:rsidR="00331539" w:rsidRDefault="007F2289" w14:paraId="245C7B79" w14:textId="77777777">
            <w:pPr>
              <w:pStyle w:val="TableParagraph"/>
              <w:spacing w:before="2"/>
              <w:ind w:left="108"/>
              <w:rPr>
                <w:b/>
                <w:sz w:val="24"/>
              </w:rPr>
            </w:pPr>
            <w:r>
              <w:rPr>
                <w:b/>
                <w:spacing w:val="-2"/>
                <w:sz w:val="21"/>
              </w:rPr>
              <w:t>Responsabilidad</w:t>
            </w:r>
          </w:p>
        </w:tc>
      </w:tr>
      <w:tr w:rsidR="00331539" w14:paraId="630CD242" w14:textId="77777777">
        <w:trPr>
          <w:trHeight w:val="2005"/>
        </w:trPr>
        <w:tc>
          <w:tcPr>
            <w:tcW w:w="3655" w:type="dxa"/>
          </w:tcPr>
          <w:p w:rsidR="00331539" w:rsidRDefault="00331539" w14:paraId="2445C660" w14:textId="77777777">
            <w:pPr>
              <w:pStyle w:val="TableParagraph"/>
              <w:ind w:left="0"/>
              <w:rPr>
                <w:rFonts w:ascii="Times New Roman"/>
              </w:rPr>
            </w:pPr>
          </w:p>
        </w:tc>
        <w:tc>
          <w:tcPr>
            <w:tcW w:w="5983" w:type="dxa"/>
          </w:tcPr>
          <w:p w:rsidR="00331539" w:rsidRDefault="007F2289" w14:paraId="23D8069A" w14:textId="77777777">
            <w:pPr>
              <w:pStyle w:val="TableParagraph"/>
              <w:spacing w:line="256" w:lineRule="auto"/>
              <w:ind w:left="108" w:right="89"/>
              <w:jc w:val="both"/>
              <w:rPr>
                <w:sz w:val="24"/>
              </w:rPr>
            </w:pPr>
            <w:r>
              <w:rPr>
                <w:sz w:val="21"/>
              </w:rPr>
              <w:t>y tras la aprobación del responsable global de cumplimiento normativo, el asesor jurídico y la dirección ejecutiva de GRT.</w:t>
            </w:r>
          </w:p>
          <w:p w:rsidR="00331539" w:rsidRDefault="007F2289" w14:paraId="3181FE7D" w14:textId="77777777">
            <w:pPr>
              <w:pStyle w:val="TableParagraph"/>
              <w:spacing w:before="117" w:line="256" w:lineRule="auto"/>
              <w:ind w:left="108" w:right="88"/>
              <w:jc w:val="both"/>
              <w:rPr>
                <w:sz w:val="24"/>
              </w:rPr>
            </w:pPr>
            <w:r>
              <w:rPr>
                <w:sz w:val="21"/>
              </w:rPr>
              <w:t xml:space="preserve">Mantiene y actualiza el registro de presuntas violaciones de datos personales junto con el </w:t>
            </w:r>
            <w:r>
              <w:rPr>
                <w:spacing w:val="-2"/>
                <w:sz w:val="21"/>
              </w:rPr>
              <w:t xml:space="preserve">responsable </w:t>
            </w:r>
            <w:r>
              <w:rPr>
                <w:sz w:val="21"/>
              </w:rPr>
              <w:t>global de protección de datos</w:t>
            </w:r>
            <w:r>
              <w:rPr>
                <w:spacing w:val="-2"/>
                <w:sz w:val="21"/>
              </w:rPr>
              <w:t>.</w:t>
            </w:r>
          </w:p>
        </w:tc>
      </w:tr>
      <w:tr w:rsidR="00331539" w14:paraId="451CFC5F" w14:textId="77777777">
        <w:trPr>
          <w:trHeight w:val="3599"/>
        </w:trPr>
        <w:tc>
          <w:tcPr>
            <w:tcW w:w="3655" w:type="dxa"/>
          </w:tcPr>
          <w:p w:rsidR="00331539" w:rsidRDefault="007F2289" w14:paraId="7DEB0770" w14:textId="77777777">
            <w:pPr>
              <w:pStyle w:val="TableParagraph"/>
              <w:spacing w:line="256" w:lineRule="auto"/>
              <w:ind w:left="107" w:right="92"/>
              <w:jc w:val="both"/>
              <w:rPr>
                <w:sz w:val="24"/>
              </w:rPr>
            </w:pPr>
            <w:r>
              <w:rPr>
                <w:sz w:val="21"/>
              </w:rPr>
              <w:t>El responsable global de protección de datos/GDPO como representante del responsable global de cumplimiento</w:t>
            </w:r>
          </w:p>
        </w:tc>
        <w:tc>
          <w:tcPr>
            <w:tcW w:w="5983" w:type="dxa"/>
          </w:tcPr>
          <w:p w:rsidR="00331539" w:rsidRDefault="007F2289" w14:paraId="3C894F3F" w14:textId="77777777">
            <w:pPr>
              <w:pStyle w:val="TableParagraph"/>
              <w:spacing w:line="256" w:lineRule="auto"/>
              <w:ind w:left="108" w:right="89"/>
              <w:jc w:val="both"/>
              <w:rPr>
                <w:sz w:val="24"/>
              </w:rPr>
            </w:pPr>
            <w:r>
              <w:rPr>
                <w:sz w:val="21"/>
              </w:rPr>
              <w:t xml:space="preserve">Dirige y coordina la ejecución de todas las medidas necesarias para la gestión de </w:t>
            </w:r>
            <w:r>
              <w:rPr>
                <w:spacing w:val="-2"/>
                <w:sz w:val="21"/>
              </w:rPr>
              <w:t>las violaciones</w:t>
            </w:r>
            <w:r>
              <w:rPr>
                <w:sz w:val="21"/>
              </w:rPr>
              <w:t xml:space="preserve"> de datos personales</w:t>
            </w:r>
            <w:r>
              <w:rPr>
                <w:spacing w:val="-2"/>
                <w:sz w:val="21"/>
              </w:rPr>
              <w:t>.</w:t>
            </w:r>
          </w:p>
          <w:p w:rsidR="00331539" w:rsidRDefault="007F2289" w14:paraId="7AB1EB97" w14:textId="77777777">
            <w:pPr>
              <w:pStyle w:val="TableParagraph"/>
              <w:spacing w:before="117" w:line="256" w:lineRule="auto"/>
              <w:ind w:left="108" w:right="87"/>
              <w:jc w:val="both"/>
              <w:rPr>
                <w:sz w:val="24"/>
              </w:rPr>
            </w:pPr>
            <w:r>
              <w:rPr>
                <w:sz w:val="21"/>
              </w:rPr>
              <w:t>Evalúa las presuntas violaciones de datos personales junto con el responsable alemán de protección de datos y, si es necesario, con el departamento global de TI, y emite un dictamen sobre si se debe informar a la autoridad de control y a las personas afectadas.</w:t>
            </w:r>
          </w:p>
          <w:p w:rsidR="00331539" w:rsidRDefault="007F2289" w14:paraId="16A7F98B" w14:textId="77777777">
            <w:pPr>
              <w:pStyle w:val="TableParagraph"/>
              <w:spacing w:before="117" w:line="256" w:lineRule="auto"/>
              <w:ind w:left="108" w:right="91"/>
              <w:jc w:val="both"/>
              <w:rPr>
                <w:sz w:val="24"/>
              </w:rPr>
            </w:pPr>
            <w:r>
              <w:rPr>
                <w:sz w:val="21"/>
              </w:rPr>
              <w:t>Mantiene y actualiza el registro de presuntas violaciones de datos personales junto con el responsable alemán de protección de datos.</w:t>
            </w:r>
          </w:p>
        </w:tc>
      </w:tr>
      <w:tr w:rsidR="00331539" w14:paraId="683932D7" w14:textId="77777777">
        <w:trPr>
          <w:trHeight w:val="707"/>
        </w:trPr>
        <w:tc>
          <w:tcPr>
            <w:tcW w:w="3655" w:type="dxa"/>
          </w:tcPr>
          <w:p w:rsidR="00331539" w:rsidRDefault="007F2289" w14:paraId="040AAF2B" w14:textId="77777777">
            <w:pPr>
              <w:pStyle w:val="TableParagraph"/>
              <w:ind w:left="107"/>
              <w:rPr>
                <w:sz w:val="24"/>
              </w:rPr>
            </w:pPr>
            <w:r>
              <w:rPr>
                <w:spacing w:val="-2"/>
                <w:sz w:val="21"/>
              </w:rPr>
              <w:t xml:space="preserve">Coordinadores de </w:t>
            </w:r>
            <w:r>
              <w:rPr>
                <w:sz w:val="21"/>
              </w:rPr>
              <w:t>Protección de Datos</w:t>
            </w:r>
          </w:p>
        </w:tc>
        <w:tc>
          <w:tcPr>
            <w:tcW w:w="5983" w:type="dxa"/>
          </w:tcPr>
          <w:p w:rsidR="00331539" w:rsidRDefault="007F2289" w14:paraId="28EEB241" w14:textId="77777777">
            <w:pPr>
              <w:pStyle w:val="TableParagraph"/>
              <w:spacing w:line="254" w:lineRule="auto"/>
              <w:ind w:left="108"/>
              <w:rPr>
                <w:sz w:val="24"/>
              </w:rPr>
            </w:pPr>
            <w:r>
              <w:rPr>
                <w:sz w:val="21"/>
              </w:rPr>
              <w:t>Responsables de coordinar todas las acciones necesarias para gestionar la violación de datos personales en su área.</w:t>
            </w:r>
          </w:p>
        </w:tc>
      </w:tr>
      <w:tr w:rsidR="00331539" w14:paraId="79E90B79" w14:textId="77777777">
        <w:trPr>
          <w:trHeight w:val="1593"/>
        </w:trPr>
        <w:tc>
          <w:tcPr>
            <w:tcW w:w="3655" w:type="dxa"/>
          </w:tcPr>
          <w:p w:rsidR="00331539" w:rsidRDefault="007F2289" w14:paraId="75604A07" w14:textId="77777777">
            <w:pPr>
              <w:pStyle w:val="TableParagraph"/>
              <w:ind w:left="107"/>
              <w:rPr>
                <w:sz w:val="24"/>
              </w:rPr>
            </w:pPr>
            <w:r>
              <w:rPr>
                <w:spacing w:val="-2"/>
                <w:sz w:val="21"/>
              </w:rPr>
              <w:t xml:space="preserve">Responsable de </w:t>
            </w:r>
            <w:r>
              <w:rPr>
                <w:sz w:val="21"/>
              </w:rPr>
              <w:t>cumplimiento global</w:t>
            </w:r>
          </w:p>
        </w:tc>
        <w:tc>
          <w:tcPr>
            <w:tcW w:w="5983" w:type="dxa"/>
          </w:tcPr>
          <w:p w:rsidR="00331539" w:rsidRDefault="007F2289" w14:paraId="0A04EC47" w14:textId="77777777">
            <w:pPr>
              <w:pStyle w:val="TableParagraph"/>
              <w:spacing w:line="256" w:lineRule="auto"/>
              <w:ind w:left="108" w:right="89"/>
              <w:jc w:val="both"/>
              <w:rPr>
                <w:sz w:val="24"/>
              </w:rPr>
            </w:pPr>
            <w:r>
              <w:rPr>
                <w:sz w:val="21"/>
              </w:rPr>
              <w:t>Aprueba las notificaciones a las autoridades de control y las comunicaciones a las personas afectadas, en coordinación con el asesor jurídico y el miembro del Consejo de Administración responsable del área afectada por la violación de datos personales.</w:t>
            </w:r>
          </w:p>
        </w:tc>
      </w:tr>
      <w:tr w:rsidR="00331539" w14:paraId="15ACAEAE" w14:textId="77777777">
        <w:trPr>
          <w:trHeight w:val="1590"/>
        </w:trPr>
        <w:tc>
          <w:tcPr>
            <w:tcW w:w="3655" w:type="dxa"/>
          </w:tcPr>
          <w:p w:rsidR="00331539" w:rsidRDefault="007F2289" w14:paraId="7C6A1D2F" w14:textId="77777777">
            <w:pPr>
              <w:pStyle w:val="TableParagraph"/>
              <w:ind w:left="107"/>
              <w:rPr>
                <w:sz w:val="24"/>
              </w:rPr>
            </w:pPr>
            <w:r>
              <w:rPr>
                <w:spacing w:val="-2"/>
                <w:sz w:val="21"/>
              </w:rPr>
              <w:t xml:space="preserve">Consejero </w:t>
            </w:r>
            <w:r>
              <w:rPr>
                <w:sz w:val="21"/>
              </w:rPr>
              <w:t>general</w:t>
            </w:r>
          </w:p>
        </w:tc>
        <w:tc>
          <w:tcPr>
            <w:tcW w:w="5983" w:type="dxa"/>
          </w:tcPr>
          <w:p w:rsidR="00331539" w:rsidRDefault="007F2289" w14:paraId="0DEE9A93" w14:textId="77777777">
            <w:pPr>
              <w:pStyle w:val="TableParagraph"/>
              <w:spacing w:line="256" w:lineRule="auto"/>
              <w:ind w:left="108" w:right="89"/>
              <w:jc w:val="both"/>
              <w:rPr>
                <w:sz w:val="24"/>
              </w:rPr>
            </w:pPr>
            <w:r>
              <w:rPr>
                <w:sz w:val="21"/>
              </w:rPr>
              <w:t>Aprueba las notificaciones a las autoridades supervisoras y las comunicaciones a las personas afectadas, en coordinación con el responsable de cumplimiento normativo global y el miembro del Consejo Ejecutivo responsable del área afectada por la violación de datos personales.</w:t>
            </w:r>
          </w:p>
        </w:tc>
      </w:tr>
      <w:tr w:rsidR="00331539" w14:paraId="0236E8DD" w14:textId="77777777">
        <w:trPr>
          <w:trHeight w:val="1298"/>
        </w:trPr>
        <w:tc>
          <w:tcPr>
            <w:tcW w:w="3655" w:type="dxa"/>
          </w:tcPr>
          <w:p w:rsidR="00331539" w:rsidRDefault="007F2289" w14:paraId="1CB6024F" w14:textId="77777777">
            <w:pPr>
              <w:pStyle w:val="TableParagraph"/>
              <w:spacing w:line="256" w:lineRule="auto"/>
              <w:ind w:left="107" w:right="95"/>
              <w:jc w:val="both"/>
              <w:rPr>
                <w:sz w:val="24"/>
              </w:rPr>
            </w:pPr>
            <w:r>
              <w:rPr>
                <w:sz w:val="21"/>
              </w:rPr>
              <w:t>Miembro del Consejo Ejecutivo responsable del área afectada por la violación de datos personales</w:t>
            </w:r>
          </w:p>
        </w:tc>
        <w:tc>
          <w:tcPr>
            <w:tcW w:w="5983" w:type="dxa"/>
          </w:tcPr>
          <w:p w:rsidR="00331539" w:rsidRDefault="007F2289" w14:paraId="0D8353EA" w14:textId="77777777">
            <w:pPr>
              <w:pStyle w:val="TableParagraph"/>
              <w:spacing w:line="256" w:lineRule="auto"/>
              <w:ind w:left="108" w:right="89"/>
              <w:jc w:val="both"/>
              <w:rPr>
                <w:sz w:val="24"/>
              </w:rPr>
            </w:pPr>
            <w:r>
              <w:rPr>
                <w:sz w:val="21"/>
              </w:rPr>
              <w:t>Aprueba las notificaciones a las autoridades supervisoras y las comunicaciones a las personas afectadas, en coordinación con el responsable global de cumplimiento normativo y el consejero general.</w:t>
            </w:r>
          </w:p>
        </w:tc>
      </w:tr>
    </w:tbl>
    <w:p w:rsidR="00331539" w:rsidRDefault="00331539" w14:paraId="0F902A40" w14:textId="77777777">
      <w:pPr>
        <w:pStyle w:val="TableParagraph"/>
        <w:spacing w:line="256" w:lineRule="auto"/>
        <w:jc w:val="both"/>
        <w:rPr>
          <w:sz w:val="24"/>
        </w:rPr>
        <w:sectPr w:rsidR="00331539">
          <w:pgSz w:w="12240" w:h="15840" w:orient="portrait"/>
          <w:pgMar w:top="1580" w:right="720" w:bottom="280" w:left="1440" w:header="719" w:footer="0" w:gutter="0"/>
          <w:cols w:space="708"/>
        </w:sectPr>
      </w:pPr>
    </w:p>
    <w:p w:rsidR="00331539" w:rsidRDefault="007F2289" w14:paraId="28B18310" w14:textId="77777777">
      <w:pPr>
        <w:pStyle w:val="Prrafodelista"/>
        <w:numPr>
          <w:ilvl w:val="0"/>
          <w:numId w:val="5"/>
        </w:numPr>
        <w:tabs>
          <w:tab w:val="left" w:pos="719"/>
        </w:tabs>
        <w:spacing w:before="82"/>
        <w:ind w:left="719" w:hanging="719"/>
        <w:rPr>
          <w:b/>
          <w:sz w:val="24"/>
        </w:rPr>
      </w:pPr>
      <w:bookmarkStart w:name="4_Terms_and_Definitions" w:id="3"/>
      <w:bookmarkEnd w:id="3"/>
      <w:r>
        <w:rPr>
          <w:b/>
          <w:sz w:val="21"/>
        </w:rPr>
        <w:lastRenderedPageBreak/>
        <w:t xml:space="preserve">Términos y </w:t>
      </w:r>
      <w:r>
        <w:rPr>
          <w:b/>
          <w:spacing w:val="-2"/>
          <w:sz w:val="21"/>
        </w:rPr>
        <w:t>definiciones</w:t>
      </w:r>
    </w:p>
    <w:p w:rsidR="00331539" w:rsidRDefault="00331539" w14:paraId="3CFDD4EE" w14:textId="77777777">
      <w:pPr>
        <w:pStyle w:val="Textoindependiente"/>
        <w:spacing w:before="0"/>
        <w:rPr>
          <w:b/>
          <w:sz w:val="20"/>
        </w:rPr>
      </w:pPr>
    </w:p>
    <w:p w:rsidR="00331539" w:rsidRDefault="00331539" w14:paraId="70DE7950" w14:textId="77777777">
      <w:pPr>
        <w:pStyle w:val="Textoindependiente"/>
        <w:spacing w:before="110" w:after="1"/>
        <w:rPr>
          <w:b/>
          <w:sz w:val="20"/>
        </w:rPr>
      </w:pPr>
    </w:p>
    <w:tbl>
      <w:tblPr>
        <w:tblStyle w:val="TableNormal"/>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94"/>
        <w:gridCol w:w="5748"/>
      </w:tblGrid>
      <w:tr w:rsidR="00331539" w14:paraId="44E0244B" w14:textId="77777777">
        <w:trPr>
          <w:trHeight w:val="294"/>
        </w:trPr>
        <w:tc>
          <w:tcPr>
            <w:tcW w:w="3494" w:type="dxa"/>
          </w:tcPr>
          <w:p w:rsidR="00331539" w:rsidRDefault="007F2289" w14:paraId="21E0DD83" w14:textId="77777777">
            <w:pPr>
              <w:pStyle w:val="TableParagraph"/>
              <w:spacing w:line="275" w:lineRule="exact"/>
              <w:ind w:left="107"/>
              <w:rPr>
                <w:sz w:val="24"/>
              </w:rPr>
            </w:pPr>
            <w:r>
              <w:rPr>
                <w:spacing w:val="-2"/>
                <w:sz w:val="21"/>
              </w:rPr>
              <w:t>Términos</w:t>
            </w:r>
          </w:p>
        </w:tc>
        <w:tc>
          <w:tcPr>
            <w:tcW w:w="5748" w:type="dxa"/>
          </w:tcPr>
          <w:p w:rsidR="00331539" w:rsidRDefault="007F2289" w14:paraId="4A9EB059" w14:textId="77777777">
            <w:pPr>
              <w:pStyle w:val="TableParagraph"/>
              <w:spacing w:line="275" w:lineRule="exact"/>
              <w:rPr>
                <w:sz w:val="24"/>
              </w:rPr>
            </w:pPr>
            <w:r>
              <w:rPr>
                <w:sz w:val="21"/>
              </w:rPr>
              <w:t>Definición/</w:t>
            </w:r>
            <w:r>
              <w:rPr>
                <w:spacing w:val="-2"/>
                <w:sz w:val="21"/>
              </w:rPr>
              <w:t>Explicación</w:t>
            </w:r>
          </w:p>
        </w:tc>
      </w:tr>
      <w:tr w:rsidR="00331539" w14:paraId="304E8BFE" w14:textId="77777777">
        <w:trPr>
          <w:trHeight w:val="1470"/>
        </w:trPr>
        <w:tc>
          <w:tcPr>
            <w:tcW w:w="3494" w:type="dxa"/>
          </w:tcPr>
          <w:p w:rsidR="00331539" w:rsidRDefault="007F2289" w14:paraId="65DD228B" w14:textId="77777777">
            <w:pPr>
              <w:pStyle w:val="TableParagraph"/>
              <w:ind w:left="107"/>
              <w:rPr>
                <w:sz w:val="24"/>
              </w:rPr>
            </w:pPr>
            <w:r>
              <w:rPr>
                <w:spacing w:val="-2"/>
                <w:sz w:val="21"/>
              </w:rPr>
              <w:t xml:space="preserve">Incidente </w:t>
            </w:r>
            <w:r>
              <w:rPr>
                <w:sz w:val="21"/>
              </w:rPr>
              <w:t>de seguridad</w:t>
            </w:r>
          </w:p>
        </w:tc>
        <w:tc>
          <w:tcPr>
            <w:tcW w:w="5748" w:type="dxa"/>
          </w:tcPr>
          <w:p w:rsidR="00331539" w:rsidRDefault="007F2289" w14:paraId="6F830B68" w14:textId="77777777">
            <w:pPr>
              <w:pStyle w:val="TableParagraph"/>
              <w:spacing w:line="256" w:lineRule="auto"/>
              <w:rPr>
                <w:sz w:val="24"/>
              </w:rPr>
            </w:pPr>
            <w:r>
              <w:rPr>
                <w:sz w:val="21"/>
              </w:rPr>
              <w:t xml:space="preserve">Tema general relativo al manejo de malware o vulnerabilidades que pueden tener un impacto grave en los datos o los sistemas (por ejemplo, denegación de servicio). Un incidente de seguridad puede, aunque no necesariamente, dar lugar a una </w:t>
            </w:r>
            <w:r>
              <w:rPr>
                <w:spacing w:val="-4"/>
                <w:sz w:val="21"/>
              </w:rPr>
              <w:t xml:space="preserve">violación de datos </w:t>
            </w:r>
            <w:r>
              <w:rPr>
                <w:sz w:val="21"/>
              </w:rPr>
              <w:t>personales.</w:t>
            </w:r>
          </w:p>
          <w:p w:rsidR="00331539" w:rsidRDefault="007F2289" w14:paraId="1159779D" w14:textId="77777777">
            <w:pPr>
              <w:pStyle w:val="TableParagraph"/>
              <w:spacing w:line="269" w:lineRule="exact"/>
              <w:rPr>
                <w:sz w:val="24"/>
              </w:rPr>
            </w:pPr>
            <w:r>
              <w:rPr>
                <w:spacing w:val="-2"/>
                <w:sz w:val="21"/>
              </w:rPr>
              <w:t>.</w:t>
            </w:r>
          </w:p>
        </w:tc>
      </w:tr>
      <w:tr w:rsidR="00331539" w14:paraId="20065659" w14:textId="77777777">
        <w:trPr>
          <w:trHeight w:val="1470"/>
        </w:trPr>
        <w:tc>
          <w:tcPr>
            <w:tcW w:w="3494" w:type="dxa"/>
          </w:tcPr>
          <w:p w:rsidR="00331539" w:rsidRDefault="007F2289" w14:paraId="505D4D77" w14:textId="77777777">
            <w:pPr>
              <w:pStyle w:val="TableParagraph"/>
              <w:ind w:left="107"/>
              <w:rPr>
                <w:sz w:val="24"/>
              </w:rPr>
            </w:pPr>
            <w:r>
              <w:rPr>
                <w:spacing w:val="-2"/>
                <w:sz w:val="21"/>
              </w:rPr>
              <w:t xml:space="preserve">Violación de </w:t>
            </w:r>
            <w:r>
              <w:rPr>
                <w:sz w:val="21"/>
              </w:rPr>
              <w:t>datos personales</w:t>
            </w:r>
          </w:p>
        </w:tc>
        <w:tc>
          <w:tcPr>
            <w:tcW w:w="5748" w:type="dxa"/>
          </w:tcPr>
          <w:p w:rsidR="00331539" w:rsidRDefault="007F2289" w14:paraId="26719EEE" w14:textId="77777777">
            <w:pPr>
              <w:pStyle w:val="TableParagraph"/>
              <w:spacing w:line="256" w:lineRule="auto"/>
              <w:ind w:right="92"/>
              <w:jc w:val="both"/>
              <w:rPr>
                <w:sz w:val="24"/>
              </w:rPr>
            </w:pPr>
            <w:r>
              <w:rPr>
                <w:sz w:val="21"/>
              </w:rPr>
              <w:t xml:space="preserve">Se refiere a una violación de la seguridad que da lugar a la destrucción, pérdida, alteración, divulgación no autorizada o acceso accidental o ilícito a datos personales transmitidos, almacenados o tratados de otro modo, </w:t>
            </w:r>
            <w:r>
              <w:rPr>
                <w:spacing w:val="-5"/>
                <w:sz w:val="21"/>
              </w:rPr>
              <w:t>de conformidad con el artículo 4, apartado 12, del RGPD.</w:t>
            </w:r>
          </w:p>
          <w:p w:rsidR="00331539" w:rsidRDefault="007F2289" w14:paraId="6FEADBFC" w14:textId="77777777">
            <w:pPr>
              <w:pStyle w:val="TableParagraph"/>
              <w:spacing w:line="269" w:lineRule="exact"/>
              <w:jc w:val="both"/>
              <w:rPr>
                <w:sz w:val="24"/>
              </w:rPr>
            </w:pPr>
            <w:r>
              <w:rPr>
                <w:sz w:val="21"/>
              </w:rPr>
              <w:t xml:space="preserve">con el art. 4 n.º 12 </w:t>
            </w:r>
            <w:r>
              <w:rPr>
                <w:spacing w:val="-4"/>
                <w:sz w:val="21"/>
              </w:rPr>
              <w:t>del RGPD.</w:t>
            </w:r>
          </w:p>
        </w:tc>
      </w:tr>
      <w:tr w:rsidR="00331539" w14:paraId="4A3DCF5D" w14:textId="77777777">
        <w:trPr>
          <w:trHeight w:val="2061"/>
        </w:trPr>
        <w:tc>
          <w:tcPr>
            <w:tcW w:w="3494" w:type="dxa"/>
          </w:tcPr>
          <w:p w:rsidR="00331539" w:rsidRDefault="007F2289" w14:paraId="2E2B5B4A" w14:textId="77777777">
            <w:pPr>
              <w:pStyle w:val="TableParagraph"/>
              <w:spacing w:before="2"/>
              <w:ind w:left="107"/>
              <w:rPr>
                <w:sz w:val="24"/>
              </w:rPr>
            </w:pPr>
            <w:r>
              <w:rPr>
                <w:spacing w:val="-4"/>
                <w:sz w:val="21"/>
              </w:rPr>
              <w:t xml:space="preserve">Datos </w:t>
            </w:r>
            <w:r>
              <w:rPr>
                <w:sz w:val="21"/>
              </w:rPr>
              <w:t>personales</w:t>
            </w:r>
          </w:p>
        </w:tc>
        <w:tc>
          <w:tcPr>
            <w:tcW w:w="5748" w:type="dxa"/>
          </w:tcPr>
          <w:p w:rsidR="00331539" w:rsidRDefault="007F2289" w14:paraId="505A003F" w14:textId="77777777">
            <w:pPr>
              <w:pStyle w:val="TableParagraph"/>
              <w:spacing w:before="2" w:line="256" w:lineRule="auto"/>
              <w:ind w:right="93"/>
              <w:jc w:val="both"/>
              <w:rPr>
                <w:sz w:val="24"/>
              </w:rPr>
            </w:pPr>
            <w:r>
              <w:rPr>
                <w:sz w:val="21"/>
              </w:rPr>
              <w:t xml:space="preserve">Se refiere a cualquier información relacionada con una persona física identificada o identificable («el interesado»). El término «cualquier información» se refiere a cualquier tipo de dato que pueda atribuirse, directa o indirectamente, a una persona física, como el nombre, la edad, la profesión, el cargo en la empresa, </w:t>
            </w:r>
            <w:r>
              <w:rPr>
                <w:spacing w:val="-2"/>
                <w:sz w:val="21"/>
              </w:rPr>
              <w:t xml:space="preserve">los datos </w:t>
            </w:r>
            <w:r>
              <w:rPr>
                <w:sz w:val="21"/>
              </w:rPr>
              <w:t>de contacto personales o profesionales</w:t>
            </w:r>
            <w:r>
              <w:rPr>
                <w:spacing w:val="-2"/>
                <w:sz w:val="21"/>
              </w:rPr>
              <w:t>,</w:t>
            </w:r>
          </w:p>
          <w:p w:rsidR="00331539" w:rsidRDefault="007F2289" w14:paraId="27C84CFA" w14:textId="77777777">
            <w:pPr>
              <w:pStyle w:val="TableParagraph"/>
              <w:spacing w:line="267" w:lineRule="exact"/>
              <w:jc w:val="both"/>
              <w:rPr>
                <w:sz w:val="24"/>
              </w:rPr>
            </w:pPr>
            <w:r>
              <w:rPr>
                <w:sz w:val="21"/>
              </w:rPr>
              <w:t xml:space="preserve">datos relativos a la salud, </w:t>
            </w:r>
            <w:r>
              <w:rPr>
                <w:spacing w:val="-4"/>
                <w:sz w:val="21"/>
              </w:rPr>
              <w:t>etc.</w:t>
            </w:r>
          </w:p>
        </w:tc>
      </w:tr>
      <w:tr w:rsidR="00331539" w14:paraId="49119265" w14:textId="77777777">
        <w:trPr>
          <w:trHeight w:val="2061"/>
        </w:trPr>
        <w:tc>
          <w:tcPr>
            <w:tcW w:w="3494" w:type="dxa"/>
          </w:tcPr>
          <w:p w:rsidR="00331539" w:rsidRDefault="007F2289" w14:paraId="4048F3A2" w14:textId="77777777">
            <w:pPr>
              <w:pStyle w:val="TableParagraph"/>
              <w:tabs>
                <w:tab w:val="left" w:pos="1154"/>
                <w:tab w:val="left" w:pos="2452"/>
              </w:tabs>
              <w:spacing w:line="256" w:lineRule="auto"/>
              <w:ind w:left="107" w:right="96"/>
              <w:rPr>
                <w:sz w:val="24"/>
              </w:rPr>
            </w:pPr>
            <w:r>
              <w:rPr>
                <w:spacing w:val="-4"/>
                <w:sz w:val="21"/>
              </w:rPr>
              <w:t>Datos</w:t>
            </w:r>
            <w:r>
              <w:rPr>
                <w:sz w:val="21"/>
              </w:rPr>
              <w:tab/>
            </w:r>
            <w:r>
              <w:rPr>
                <w:spacing w:val="-2"/>
                <w:sz w:val="21"/>
              </w:rPr>
              <w:t>afectado</w:t>
            </w:r>
            <w:r>
              <w:rPr>
                <w:sz w:val="21"/>
              </w:rPr>
              <w:tab/>
            </w:r>
            <w:r>
              <w:rPr>
                <w:spacing w:val="-2"/>
                <w:sz w:val="21"/>
              </w:rPr>
              <w:t>(persona afectada)</w:t>
            </w:r>
          </w:p>
        </w:tc>
        <w:tc>
          <w:tcPr>
            <w:tcW w:w="5748" w:type="dxa"/>
          </w:tcPr>
          <w:p w:rsidR="00331539" w:rsidRDefault="007F2289" w14:paraId="49B76751" w14:textId="77777777">
            <w:pPr>
              <w:pStyle w:val="TableParagraph"/>
              <w:spacing w:line="256" w:lineRule="auto"/>
              <w:ind w:right="93"/>
              <w:jc w:val="both"/>
              <w:rPr>
                <w:sz w:val="24"/>
              </w:rPr>
            </w:pPr>
            <w:r>
              <w:rPr>
                <w:sz w:val="21"/>
              </w:rPr>
              <w:t xml:space="preserve">Persona física que puede ser identificada, directa o indirectamente, en particular mediante referencia a un identificador, como un nombre, un número de identificación, datos de localización, un identificador en línea o uno o varios factores específicos de la identidad física, fisiológica, genética, mental, económica, cultural o social de </w:t>
            </w:r>
            <w:r>
              <w:rPr>
                <w:spacing w:val="-4"/>
                <w:sz w:val="21"/>
              </w:rPr>
              <w:t>dicha</w:t>
            </w:r>
          </w:p>
          <w:p w:rsidR="00331539" w:rsidRDefault="007F2289" w14:paraId="1C03639F" w14:textId="77777777">
            <w:pPr>
              <w:pStyle w:val="TableParagraph"/>
              <w:spacing w:line="269" w:lineRule="exact"/>
              <w:jc w:val="both"/>
              <w:rPr>
                <w:sz w:val="24"/>
              </w:rPr>
            </w:pPr>
            <w:r>
              <w:rPr>
                <w:spacing w:val="-2"/>
                <w:sz w:val="21"/>
              </w:rPr>
              <w:t xml:space="preserve">persona </w:t>
            </w:r>
            <w:r>
              <w:rPr>
                <w:sz w:val="21"/>
              </w:rPr>
              <w:t>física</w:t>
            </w:r>
            <w:r>
              <w:rPr>
                <w:spacing w:val="-2"/>
                <w:sz w:val="21"/>
              </w:rPr>
              <w:t>.</w:t>
            </w:r>
          </w:p>
        </w:tc>
      </w:tr>
      <w:tr w:rsidR="00331539" w14:paraId="668937C2" w14:textId="77777777">
        <w:trPr>
          <w:trHeight w:val="2353"/>
        </w:trPr>
        <w:tc>
          <w:tcPr>
            <w:tcW w:w="3494" w:type="dxa"/>
          </w:tcPr>
          <w:p w:rsidR="00331539" w:rsidRDefault="007F2289" w14:paraId="4229F90B" w14:textId="77777777">
            <w:pPr>
              <w:pStyle w:val="TableParagraph"/>
              <w:ind w:left="107"/>
              <w:rPr>
                <w:sz w:val="24"/>
              </w:rPr>
            </w:pPr>
            <w:r>
              <w:rPr>
                <w:spacing w:val="-4"/>
                <w:sz w:val="21"/>
              </w:rPr>
              <w:t xml:space="preserve">Datos </w:t>
            </w:r>
            <w:r>
              <w:rPr>
                <w:sz w:val="21"/>
              </w:rPr>
              <w:t>personales seudonimizados</w:t>
            </w:r>
          </w:p>
        </w:tc>
        <w:tc>
          <w:tcPr>
            <w:tcW w:w="5748" w:type="dxa"/>
          </w:tcPr>
          <w:p w:rsidR="00331539" w:rsidRDefault="007F2289" w14:paraId="5F43F85B" w14:textId="77777777">
            <w:pPr>
              <w:pStyle w:val="TableParagraph"/>
              <w:spacing w:line="256" w:lineRule="auto"/>
              <w:ind w:right="93"/>
              <w:jc w:val="both"/>
              <w:rPr>
                <w:sz w:val="24"/>
              </w:rPr>
            </w:pPr>
            <w:r>
              <w:rPr>
                <w:sz w:val="21"/>
              </w:rPr>
              <w:t xml:space="preserve">Datos personales que ya no pueden atribuirse a un interesado específico sin el uso de información adicional, siempre que dicha información adicional se mantenga por separado y esté sujeta a </w:t>
            </w:r>
            <w:r>
              <w:rPr>
                <w:spacing w:val="-2"/>
                <w:sz w:val="21"/>
              </w:rPr>
              <w:t xml:space="preserve">medidas técnicas y organizativas para garantizar que </w:t>
            </w:r>
            <w:r>
              <w:rPr>
                <w:sz w:val="21"/>
              </w:rPr>
              <w:t xml:space="preserve">los datos personales no se atribuyan a una persona física identificada o identificable. </w:t>
            </w:r>
            <w:r>
              <w:rPr>
                <w:spacing w:val="-4"/>
                <w:sz w:val="21"/>
              </w:rPr>
              <w:t xml:space="preserve">Los datos </w:t>
            </w:r>
            <w:r>
              <w:rPr>
                <w:sz w:val="21"/>
              </w:rPr>
              <w:t>seudonimizados</w:t>
            </w:r>
          </w:p>
          <w:p w:rsidR="00331539" w:rsidRDefault="007F2289" w14:paraId="4D9BA156" w14:textId="77777777">
            <w:pPr>
              <w:pStyle w:val="TableParagraph"/>
              <w:spacing w:line="267" w:lineRule="exact"/>
              <w:jc w:val="both"/>
              <w:rPr>
                <w:sz w:val="24"/>
              </w:rPr>
            </w:pPr>
            <w:r>
              <w:rPr>
                <w:sz w:val="21"/>
              </w:rPr>
              <w:t xml:space="preserve">no son </w:t>
            </w:r>
            <w:r>
              <w:rPr>
                <w:spacing w:val="-4"/>
                <w:sz w:val="21"/>
              </w:rPr>
              <w:t xml:space="preserve">datos </w:t>
            </w:r>
            <w:r>
              <w:rPr>
                <w:sz w:val="21"/>
              </w:rPr>
              <w:t>anonimizados</w:t>
            </w:r>
            <w:r>
              <w:rPr>
                <w:spacing w:val="-4"/>
                <w:sz w:val="21"/>
              </w:rPr>
              <w:t>.</w:t>
            </w:r>
          </w:p>
        </w:tc>
      </w:tr>
      <w:tr w:rsidR="00331539" w14:paraId="04611868" w14:textId="77777777">
        <w:trPr>
          <w:trHeight w:val="2061"/>
        </w:trPr>
        <w:tc>
          <w:tcPr>
            <w:tcW w:w="3494" w:type="dxa"/>
          </w:tcPr>
          <w:p w:rsidR="00331539" w:rsidRDefault="007F2289" w14:paraId="392CED50" w14:textId="77777777">
            <w:pPr>
              <w:pStyle w:val="TableParagraph"/>
              <w:spacing w:before="2"/>
              <w:ind w:left="107"/>
              <w:rPr>
                <w:sz w:val="24"/>
              </w:rPr>
            </w:pPr>
            <w:r>
              <w:rPr>
                <w:spacing w:val="-2"/>
                <w:sz w:val="21"/>
              </w:rPr>
              <w:t xml:space="preserve">Tratamiento </w:t>
            </w:r>
            <w:r>
              <w:rPr>
                <w:sz w:val="21"/>
              </w:rPr>
              <w:t>de datos</w:t>
            </w:r>
          </w:p>
        </w:tc>
        <w:tc>
          <w:tcPr>
            <w:tcW w:w="5748" w:type="dxa"/>
          </w:tcPr>
          <w:p w:rsidR="00331539" w:rsidRDefault="007F2289" w14:paraId="0B98D5C1" w14:textId="77777777">
            <w:pPr>
              <w:pStyle w:val="TableParagraph"/>
              <w:spacing w:before="2" w:line="256" w:lineRule="auto"/>
              <w:ind w:right="93"/>
              <w:jc w:val="both"/>
              <w:rPr>
                <w:sz w:val="24"/>
              </w:rPr>
            </w:pPr>
            <w:r>
              <w:rPr>
                <w:sz w:val="21"/>
              </w:rPr>
              <w:t>Cualquier operación o conjunto de operaciones que se realice sobre datos personales o conjuntos de datos personales, ya sea por medios automatizados o no, como la recopilación, el registro, la organización, la estructuración, el almacenamiento, la adaptación o la modificación, la recuperación, la consulta, el uso</w:t>
            </w:r>
            <w:r>
              <w:rPr>
                <w:spacing w:val="54"/>
                <w:sz w:val="21"/>
              </w:rPr>
              <w:t xml:space="preserve">  </w:t>
            </w:r>
            <w:r>
              <w:rPr>
                <w:sz w:val="21"/>
              </w:rPr>
              <w:t xml:space="preserve"> , la divulgación</w:t>
            </w:r>
            <w:r>
              <w:rPr>
                <w:spacing w:val="55"/>
                <w:sz w:val="21"/>
              </w:rPr>
              <w:t xml:space="preserve">  </w:t>
            </w:r>
            <w:r>
              <w:rPr>
                <w:sz w:val="21"/>
              </w:rPr>
              <w:t xml:space="preserve"> , </w:t>
            </w:r>
            <w:r>
              <w:rPr>
                <w:spacing w:val="-2"/>
                <w:sz w:val="21"/>
              </w:rPr>
              <w:t>la comunicación</w:t>
            </w:r>
            <w:r>
              <w:rPr>
                <w:spacing w:val="56"/>
                <w:sz w:val="21"/>
              </w:rPr>
              <w:t xml:space="preserve">  </w:t>
            </w:r>
            <w:r>
              <w:rPr>
                <w:sz w:val="21"/>
              </w:rPr>
              <w:t xml:space="preserve"> </w:t>
            </w:r>
            <w:r>
              <w:rPr>
                <w:spacing w:val="-2"/>
                <w:sz w:val="21"/>
              </w:rPr>
              <w:t>, la transmisión</w:t>
            </w:r>
            <w:r>
              <w:rPr>
                <w:spacing w:val="55"/>
                <w:sz w:val="21"/>
              </w:rPr>
              <w:t xml:space="preserve">  </w:t>
            </w:r>
            <w:r>
              <w:rPr>
                <w:spacing w:val="-2"/>
                <w:sz w:val="21"/>
              </w:rPr>
              <w:t xml:space="preserve"> o la difusión.</w:t>
            </w:r>
          </w:p>
          <w:p w:rsidR="00331539" w:rsidRDefault="007F2289" w14:paraId="014D0FBB" w14:textId="77777777">
            <w:pPr>
              <w:pStyle w:val="TableParagraph"/>
              <w:spacing w:line="267" w:lineRule="exact"/>
              <w:jc w:val="both"/>
              <w:rPr>
                <w:sz w:val="24"/>
              </w:rPr>
            </w:pPr>
            <w:r>
              <w:rPr>
                <w:sz w:val="21"/>
              </w:rPr>
              <w:t>difusión</w:t>
            </w:r>
            <w:r>
              <w:rPr>
                <w:spacing w:val="61"/>
                <w:sz w:val="21"/>
              </w:rPr>
              <w:t xml:space="preserve">  </w:t>
            </w:r>
            <w:r>
              <w:rPr>
                <w:sz w:val="21"/>
              </w:rPr>
              <w:t xml:space="preserve"> o</w:t>
            </w:r>
            <w:r>
              <w:rPr>
                <w:spacing w:val="61"/>
                <w:sz w:val="21"/>
              </w:rPr>
              <w:t xml:space="preserve">  </w:t>
            </w:r>
            <w:r>
              <w:rPr>
                <w:spacing w:val="-2"/>
                <w:sz w:val="21"/>
              </w:rPr>
              <w:t xml:space="preserve"> puesta a disposición</w:t>
            </w:r>
            <w:r>
              <w:rPr>
                <w:spacing w:val="62"/>
                <w:sz w:val="21"/>
              </w:rPr>
              <w:t xml:space="preserve">  </w:t>
            </w:r>
            <w:r>
              <w:rPr>
                <w:spacing w:val="-2"/>
                <w:sz w:val="21"/>
              </w:rPr>
              <w:t xml:space="preserve"> </w:t>
            </w:r>
            <w:r>
              <w:rPr>
                <w:sz w:val="21"/>
              </w:rPr>
              <w:t>de</w:t>
            </w:r>
            <w:r>
              <w:rPr>
                <w:spacing w:val="62"/>
                <w:sz w:val="21"/>
              </w:rPr>
              <w:t xml:space="preserve">  </w:t>
            </w:r>
            <w:r>
              <w:rPr>
                <w:spacing w:val="-2"/>
                <w:sz w:val="21"/>
              </w:rPr>
              <w:t xml:space="preserve"> ,</w:t>
            </w:r>
          </w:p>
        </w:tc>
      </w:tr>
    </w:tbl>
    <w:p w:rsidR="00331539" w:rsidRDefault="00331539" w14:paraId="1BF20C5A" w14:textId="77777777">
      <w:pPr>
        <w:pStyle w:val="TableParagraph"/>
        <w:spacing w:line="267" w:lineRule="exact"/>
        <w:jc w:val="both"/>
        <w:rPr>
          <w:sz w:val="24"/>
        </w:rPr>
        <w:sectPr w:rsidR="00331539">
          <w:pgSz w:w="12240" w:h="15840" w:orient="portrait"/>
          <w:pgMar w:top="1580" w:right="720" w:bottom="280" w:left="1440" w:header="719" w:footer="0" w:gutter="0"/>
          <w:cols w:space="708"/>
        </w:sectPr>
      </w:pPr>
    </w:p>
    <w:p w:rsidR="00331539" w:rsidRDefault="00331539" w14:paraId="2FD08B02" w14:textId="77777777">
      <w:pPr>
        <w:pStyle w:val="Textoindependiente"/>
        <w:spacing w:before="1"/>
        <w:rPr>
          <w:b/>
          <w:sz w:val="7"/>
        </w:rPr>
      </w:pPr>
    </w:p>
    <w:tbl>
      <w:tblPr>
        <w:tblStyle w:val="TableNormal"/>
        <w:tblW w:w="0" w:type="auto"/>
        <w:tblInd w:w="11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494"/>
        <w:gridCol w:w="5748"/>
      </w:tblGrid>
      <w:tr w:rsidR="00331539" w14:paraId="5B05847C" w14:textId="77777777">
        <w:trPr>
          <w:trHeight w:val="294"/>
        </w:trPr>
        <w:tc>
          <w:tcPr>
            <w:tcW w:w="3494" w:type="dxa"/>
          </w:tcPr>
          <w:p w:rsidR="00331539" w:rsidRDefault="007F2289" w14:paraId="6E7189A7" w14:textId="77777777">
            <w:pPr>
              <w:pStyle w:val="TableParagraph"/>
              <w:spacing w:before="2" w:line="272" w:lineRule="exact"/>
              <w:ind w:left="107"/>
              <w:rPr>
                <w:sz w:val="24"/>
              </w:rPr>
            </w:pPr>
            <w:r>
              <w:rPr>
                <w:spacing w:val="-2"/>
                <w:sz w:val="21"/>
              </w:rPr>
              <w:t>Términos</w:t>
            </w:r>
          </w:p>
        </w:tc>
        <w:tc>
          <w:tcPr>
            <w:tcW w:w="5748" w:type="dxa"/>
          </w:tcPr>
          <w:p w:rsidR="00331539" w:rsidRDefault="007F2289" w14:paraId="14BABD86" w14:textId="77777777">
            <w:pPr>
              <w:pStyle w:val="TableParagraph"/>
              <w:spacing w:before="2" w:line="272" w:lineRule="exact"/>
              <w:rPr>
                <w:sz w:val="24"/>
              </w:rPr>
            </w:pPr>
            <w:r>
              <w:rPr>
                <w:sz w:val="21"/>
              </w:rPr>
              <w:t>Definición/</w:t>
            </w:r>
            <w:r>
              <w:rPr>
                <w:spacing w:val="-2"/>
                <w:sz w:val="21"/>
              </w:rPr>
              <w:t>Explicación</w:t>
            </w:r>
          </w:p>
        </w:tc>
      </w:tr>
      <w:tr w:rsidR="00331539" w14:paraId="4768B56D" w14:textId="77777777">
        <w:trPr>
          <w:trHeight w:val="590"/>
        </w:trPr>
        <w:tc>
          <w:tcPr>
            <w:tcW w:w="3494" w:type="dxa"/>
          </w:tcPr>
          <w:p w:rsidR="00331539" w:rsidRDefault="00331539" w14:paraId="7DB87BD5" w14:textId="77777777">
            <w:pPr>
              <w:pStyle w:val="TableParagraph"/>
              <w:ind w:left="0"/>
              <w:rPr>
                <w:rFonts w:ascii="Times New Roman"/>
              </w:rPr>
            </w:pPr>
          </w:p>
        </w:tc>
        <w:tc>
          <w:tcPr>
            <w:tcW w:w="5748" w:type="dxa"/>
          </w:tcPr>
          <w:p w:rsidR="00331539" w:rsidRDefault="007F2289" w14:paraId="2973A513" w14:textId="77777777">
            <w:pPr>
              <w:pStyle w:val="TableParagraph"/>
              <w:rPr>
                <w:sz w:val="24"/>
              </w:rPr>
            </w:pPr>
            <w:r>
              <w:rPr>
                <w:sz w:val="21"/>
              </w:rPr>
              <w:t xml:space="preserve">alineación o combinación, restricción, borrado </w:t>
            </w:r>
            <w:r>
              <w:rPr>
                <w:spacing w:val="-5"/>
                <w:sz w:val="21"/>
              </w:rPr>
              <w:t>o</w:t>
            </w:r>
          </w:p>
          <w:p w:rsidR="00331539" w:rsidRDefault="007F2289" w14:paraId="549085C5" w14:textId="77777777">
            <w:pPr>
              <w:pStyle w:val="TableParagraph"/>
              <w:spacing w:before="19" w:line="275" w:lineRule="exact"/>
              <w:rPr>
                <w:sz w:val="24"/>
              </w:rPr>
            </w:pPr>
            <w:r>
              <w:rPr>
                <w:spacing w:val="-2"/>
                <w:sz w:val="21"/>
              </w:rPr>
              <w:t>destrucción.</w:t>
            </w:r>
          </w:p>
        </w:tc>
      </w:tr>
      <w:tr w:rsidR="00331539" w14:paraId="48DE8954" w14:textId="77777777">
        <w:trPr>
          <w:trHeight w:val="1175"/>
        </w:trPr>
        <w:tc>
          <w:tcPr>
            <w:tcW w:w="3494" w:type="dxa"/>
          </w:tcPr>
          <w:p w:rsidR="00331539" w:rsidRDefault="007F2289" w14:paraId="1704EECB" w14:textId="77777777">
            <w:pPr>
              <w:pStyle w:val="TableParagraph"/>
              <w:ind w:left="107"/>
              <w:rPr>
                <w:sz w:val="24"/>
              </w:rPr>
            </w:pPr>
            <w:r>
              <w:rPr>
                <w:spacing w:val="-2"/>
                <w:sz w:val="21"/>
              </w:rPr>
              <w:t>Encargado</w:t>
            </w:r>
            <w:r>
              <w:rPr>
                <w:sz w:val="21"/>
              </w:rPr>
              <w:t xml:space="preserve"> del tratamiento</w:t>
            </w:r>
          </w:p>
        </w:tc>
        <w:tc>
          <w:tcPr>
            <w:tcW w:w="5748" w:type="dxa"/>
          </w:tcPr>
          <w:p w:rsidR="00331539" w:rsidRDefault="007F2289" w14:paraId="33498D35" w14:textId="77777777">
            <w:pPr>
              <w:pStyle w:val="TableParagraph"/>
              <w:spacing w:line="256" w:lineRule="auto"/>
              <w:ind w:right="95"/>
              <w:jc w:val="both"/>
              <w:rPr>
                <w:sz w:val="24"/>
              </w:rPr>
            </w:pPr>
            <w:r>
              <w:rPr>
                <w:sz w:val="21"/>
              </w:rPr>
              <w:t xml:space="preserve">Se refiere a una persona física o jurídica, autoridad pública, agencia u otro organismo que procesa datos personales en nombre de GRT (por ejemplo, empresas de nóminas o </w:t>
            </w:r>
            <w:r>
              <w:rPr>
                <w:spacing w:val="-2"/>
                <w:sz w:val="21"/>
              </w:rPr>
              <w:t>proveedores de servicios en la nube</w:t>
            </w:r>
          </w:p>
          <w:p w:rsidR="00331539" w:rsidRDefault="007F2289" w14:paraId="27BAEB38" w14:textId="77777777">
            <w:pPr>
              <w:pStyle w:val="TableParagraph"/>
              <w:spacing w:line="269" w:lineRule="exact"/>
              <w:jc w:val="both"/>
              <w:rPr>
                <w:sz w:val="24"/>
              </w:rPr>
            </w:pPr>
            <w:r>
              <w:rPr>
                <w:spacing w:val="-2"/>
                <w:sz w:val="21"/>
              </w:rPr>
              <w:t>).</w:t>
            </w:r>
          </w:p>
        </w:tc>
      </w:tr>
      <w:tr w:rsidR="00331539" w14:paraId="78319A5B" w14:textId="77777777">
        <w:trPr>
          <w:trHeight w:val="1177"/>
        </w:trPr>
        <w:tc>
          <w:tcPr>
            <w:tcW w:w="3494" w:type="dxa"/>
          </w:tcPr>
          <w:p w:rsidR="00331539" w:rsidRDefault="007F2289" w14:paraId="1C472805" w14:textId="77777777">
            <w:pPr>
              <w:pStyle w:val="TableParagraph"/>
              <w:spacing w:before="2"/>
              <w:ind w:left="107"/>
              <w:rPr>
                <w:sz w:val="24"/>
              </w:rPr>
            </w:pPr>
            <w:r>
              <w:rPr>
                <w:spacing w:val="-4"/>
                <w:sz w:val="21"/>
              </w:rPr>
              <w:t>RGPD</w:t>
            </w:r>
          </w:p>
        </w:tc>
        <w:tc>
          <w:tcPr>
            <w:tcW w:w="5748" w:type="dxa"/>
          </w:tcPr>
          <w:p w:rsidR="00331539" w:rsidRDefault="007F2289" w14:paraId="70D70CBF" w14:textId="77777777">
            <w:pPr>
              <w:pStyle w:val="TableParagraph"/>
              <w:spacing w:before="2" w:line="256" w:lineRule="auto"/>
              <w:ind w:right="92"/>
              <w:jc w:val="both"/>
              <w:rPr>
                <w:sz w:val="24"/>
              </w:rPr>
            </w:pPr>
            <w:r>
              <w:rPr>
                <w:sz w:val="21"/>
              </w:rPr>
              <w:t xml:space="preserve">El Reglamento General de Protección de Datos 2016/679 establece las normas para la protección de datos personales en la Unión Europea y el </w:t>
            </w:r>
            <w:r>
              <w:rPr>
                <w:spacing w:val="-4"/>
                <w:sz w:val="21"/>
              </w:rPr>
              <w:t xml:space="preserve">Espacio </w:t>
            </w:r>
            <w:r>
              <w:rPr>
                <w:sz w:val="21"/>
              </w:rPr>
              <w:t>Económico Europeo</w:t>
            </w:r>
          </w:p>
          <w:p w:rsidR="00331539" w:rsidRDefault="007F2289" w14:paraId="0510FFCA" w14:textId="77777777">
            <w:pPr>
              <w:pStyle w:val="TableParagraph"/>
              <w:spacing w:line="269" w:lineRule="exact"/>
              <w:jc w:val="both"/>
              <w:rPr>
                <w:sz w:val="24"/>
              </w:rPr>
            </w:pPr>
            <w:r>
              <w:rPr>
                <w:spacing w:val="-2"/>
                <w:sz w:val="21"/>
              </w:rPr>
              <w:t>.</w:t>
            </w:r>
          </w:p>
        </w:tc>
      </w:tr>
      <w:tr w:rsidR="00331539" w14:paraId="180611B6" w14:textId="77777777">
        <w:trPr>
          <w:trHeight w:val="590"/>
        </w:trPr>
        <w:tc>
          <w:tcPr>
            <w:tcW w:w="3494" w:type="dxa"/>
          </w:tcPr>
          <w:p w:rsidR="00331539" w:rsidRDefault="007F2289" w14:paraId="21FB9B2F" w14:textId="77777777">
            <w:pPr>
              <w:pStyle w:val="TableParagraph"/>
              <w:ind w:left="107"/>
              <w:rPr>
                <w:sz w:val="24"/>
              </w:rPr>
            </w:pPr>
            <w:r>
              <w:rPr>
                <w:spacing w:val="-2"/>
                <w:sz w:val="21"/>
              </w:rPr>
              <w:t xml:space="preserve">Sistema </w:t>
            </w:r>
            <w:r>
              <w:rPr>
                <w:sz w:val="21"/>
              </w:rPr>
              <w:t>Ivanti</w:t>
            </w:r>
          </w:p>
        </w:tc>
        <w:tc>
          <w:tcPr>
            <w:tcW w:w="5748" w:type="dxa"/>
          </w:tcPr>
          <w:p w:rsidR="00331539" w:rsidRDefault="007F2289" w14:paraId="4C7D12F2" w14:textId="77777777">
            <w:pPr>
              <w:pStyle w:val="TableParagraph"/>
              <w:rPr>
                <w:sz w:val="24"/>
              </w:rPr>
            </w:pPr>
            <w:r>
              <w:rPr>
                <w:sz w:val="21"/>
              </w:rPr>
              <w:t xml:space="preserve">Sistema de tickets de TI en el que </w:t>
            </w:r>
            <w:r>
              <w:rPr>
                <w:spacing w:val="-5"/>
                <w:sz w:val="21"/>
              </w:rPr>
              <w:t xml:space="preserve">se gestionan </w:t>
            </w:r>
            <w:r>
              <w:rPr>
                <w:sz w:val="21"/>
              </w:rPr>
              <w:t>las incidencias relacionadas con las tecnologías de la información.</w:t>
            </w:r>
          </w:p>
          <w:p w:rsidR="00331539" w:rsidRDefault="007F2289" w14:paraId="754CA295" w14:textId="77777777">
            <w:pPr>
              <w:pStyle w:val="TableParagraph"/>
              <w:spacing w:before="19" w:line="275" w:lineRule="exact"/>
              <w:rPr>
                <w:sz w:val="24"/>
              </w:rPr>
            </w:pPr>
            <w:r>
              <w:rPr>
                <w:spacing w:val="-2"/>
                <w:sz w:val="21"/>
              </w:rPr>
              <w:t>gestionan.</w:t>
            </w:r>
          </w:p>
        </w:tc>
      </w:tr>
      <w:tr w:rsidR="00331539" w14:paraId="466F466A" w14:textId="77777777">
        <w:trPr>
          <w:trHeight w:val="882"/>
        </w:trPr>
        <w:tc>
          <w:tcPr>
            <w:tcW w:w="3494" w:type="dxa"/>
          </w:tcPr>
          <w:p w:rsidR="00331539" w:rsidRDefault="007F2289" w14:paraId="3BE23607" w14:textId="77777777">
            <w:pPr>
              <w:pStyle w:val="TableParagraph"/>
              <w:ind w:left="107"/>
              <w:rPr>
                <w:sz w:val="24"/>
              </w:rPr>
            </w:pPr>
            <w:r>
              <w:rPr>
                <w:sz w:val="21"/>
              </w:rPr>
              <w:t xml:space="preserve">Herramienta de protección de datos de 2B </w:t>
            </w:r>
            <w:r>
              <w:rPr>
                <w:spacing w:val="-2"/>
                <w:sz w:val="21"/>
              </w:rPr>
              <w:t>Advice que sirve como registro</w:t>
            </w:r>
          </w:p>
        </w:tc>
        <w:tc>
          <w:tcPr>
            <w:tcW w:w="5748" w:type="dxa"/>
          </w:tcPr>
          <w:p w:rsidR="00331539" w:rsidRDefault="007F2289" w14:paraId="703F8C3F" w14:textId="77777777">
            <w:pPr>
              <w:pStyle w:val="TableParagraph"/>
              <w:tabs>
                <w:tab w:val="left" w:pos="4691"/>
              </w:tabs>
              <w:spacing w:line="256" w:lineRule="auto"/>
              <w:ind w:right="95"/>
              <w:rPr>
                <w:sz w:val="24"/>
              </w:rPr>
            </w:pPr>
            <w:r>
              <w:rPr>
                <w:sz w:val="21"/>
              </w:rPr>
              <w:t xml:space="preserve">Herramienta de protección de datos que sirve como Registro de </w:t>
            </w:r>
            <w:r>
              <w:rPr>
                <w:spacing w:val="-2"/>
                <w:sz w:val="21"/>
              </w:rPr>
              <w:t>Actividades de Tratamiento.</w:t>
            </w:r>
            <w:r>
              <w:rPr>
                <w:sz w:val="21"/>
              </w:rPr>
              <w:tab/>
            </w:r>
            <w:r>
              <w:rPr>
                <w:spacing w:val="-2"/>
                <w:sz w:val="21"/>
              </w:rPr>
              <w:t>actividades</w:t>
            </w:r>
          </w:p>
          <w:p w:rsidR="00331539" w:rsidRDefault="007F2289" w14:paraId="50F447B2" w14:textId="77777777">
            <w:pPr>
              <w:pStyle w:val="TableParagraph"/>
              <w:spacing w:line="272" w:lineRule="exact"/>
              <w:rPr>
                <w:sz w:val="24"/>
              </w:rPr>
            </w:pPr>
            <w:r>
              <w:rPr>
                <w:spacing w:val="-2"/>
                <w:sz w:val="21"/>
              </w:rPr>
              <w:t>(</w:t>
            </w:r>
            <w:hyperlink r:id="rId11">
              <w:r>
                <w:rPr>
                  <w:spacing w:val="-2"/>
                  <w:sz w:val="21"/>
                  <w:u w:val="single"/>
                </w:rPr>
                <w:t>http://2bsecure.grtgroup.com/</w:t>
              </w:r>
            </w:hyperlink>
            <w:r>
              <w:rPr>
                <w:spacing w:val="-2"/>
                <w:sz w:val="21"/>
              </w:rPr>
              <w:t>).</w:t>
            </w:r>
          </w:p>
        </w:tc>
      </w:tr>
    </w:tbl>
    <w:p w:rsidR="00331539" w:rsidRDefault="00331539" w14:paraId="35ED26AD" w14:textId="77777777">
      <w:pPr>
        <w:pStyle w:val="Textoindependiente"/>
        <w:spacing w:before="87"/>
        <w:rPr>
          <w:b/>
        </w:rPr>
      </w:pPr>
    </w:p>
    <w:p w:rsidR="00331539" w:rsidRDefault="007F2289" w14:paraId="65F19057" w14:textId="77777777">
      <w:pPr>
        <w:pStyle w:val="Prrafodelista"/>
        <w:numPr>
          <w:ilvl w:val="0"/>
          <w:numId w:val="5"/>
        </w:numPr>
        <w:tabs>
          <w:tab w:val="left" w:pos="719"/>
        </w:tabs>
        <w:ind w:left="719" w:hanging="719"/>
        <w:jc w:val="both"/>
        <w:rPr>
          <w:b/>
          <w:sz w:val="24"/>
        </w:rPr>
      </w:pPr>
      <w:bookmarkStart w:name="5_Process" w:id="4"/>
      <w:bookmarkEnd w:id="4"/>
      <w:r>
        <w:rPr>
          <w:b/>
          <w:spacing w:val="-2"/>
          <w:sz w:val="21"/>
        </w:rPr>
        <w:t>Proceso</w:t>
      </w:r>
    </w:p>
    <w:p w:rsidR="00331539" w:rsidRDefault="007F2289" w14:paraId="7F3B3D1B" w14:textId="77777777">
      <w:pPr>
        <w:pStyle w:val="Prrafodelista"/>
        <w:numPr>
          <w:ilvl w:val="1"/>
          <w:numId w:val="5"/>
        </w:numPr>
        <w:tabs>
          <w:tab w:val="left" w:pos="1132"/>
        </w:tabs>
        <w:spacing w:before="240"/>
        <w:ind w:hanging="1132"/>
        <w:jc w:val="both"/>
        <w:rPr>
          <w:b/>
          <w:sz w:val="24"/>
        </w:rPr>
      </w:pPr>
      <w:bookmarkStart w:name="5.1_Identifying_a_suspected_personal_dat" w:id="5"/>
      <w:bookmarkEnd w:id="5"/>
      <w:r>
        <w:rPr>
          <w:b/>
          <w:sz w:val="21"/>
        </w:rPr>
        <w:t xml:space="preserve">Identificación de una posible </w:t>
      </w:r>
      <w:r>
        <w:rPr>
          <w:b/>
          <w:spacing w:val="-2"/>
          <w:sz w:val="21"/>
        </w:rPr>
        <w:t xml:space="preserve">violación </w:t>
      </w:r>
      <w:r>
        <w:rPr>
          <w:b/>
          <w:sz w:val="21"/>
        </w:rPr>
        <w:t>de datos personales</w:t>
      </w:r>
    </w:p>
    <w:p w:rsidR="00331539" w:rsidRDefault="007F2289" w14:paraId="1EA43D68" w14:textId="77777777">
      <w:pPr>
        <w:pStyle w:val="Textoindependiente"/>
        <w:ind w:left="-1" w:right="713"/>
        <w:jc w:val="both"/>
      </w:pPr>
      <w:r>
        <w:rPr>
          <w:sz w:val="21"/>
        </w:rPr>
        <w:t>Ser capaz de reconocer las violaciones de datos personales es de suma importancia para minimizar sus posibles efectos y cumplir con las disposiciones establecidas en los artículos 33 y 34 del RGPD. Las violaciones de datos personales pueden provocar daños físicos, materiales o inmateriales a las personas afectadas, como la pérdida de control sobre sus datos personales, la limitación de sus derechos como interesados, la discriminación, el robo de identidad o el fraude, pérdidas económicas, la reversión no autorizada de la seudonimización, daños a la reputación y la pérdida de confidencialidad de los datos personales protegidos por el secreto profesional. Además, las violaciones de datos personales también pueden acarrear sanciones importantes para GRT.</w:t>
      </w:r>
    </w:p>
    <w:p w:rsidR="00331539" w:rsidRDefault="007F2289" w14:paraId="1DD4775B" w14:textId="77777777">
      <w:pPr>
        <w:pStyle w:val="Textoindependiente"/>
        <w:ind w:right="716"/>
        <w:jc w:val="both"/>
      </w:pPr>
      <w:r>
        <w:rPr>
          <w:sz w:val="21"/>
        </w:rPr>
        <w:t xml:space="preserve">Las violaciones de datos personales comprenden tanto las violaciones </w:t>
      </w:r>
      <w:r>
        <w:rPr>
          <w:sz w:val="21"/>
          <w:u w:val="single"/>
        </w:rPr>
        <w:t xml:space="preserve">no autorizadas como las accidentales </w:t>
      </w:r>
      <w:r>
        <w:rPr>
          <w:sz w:val="21"/>
        </w:rPr>
        <w:t>y abarcan los siguientes casos, siempre que se vean afectados datos personales:</w:t>
      </w:r>
    </w:p>
    <w:p w:rsidR="00331539" w:rsidRDefault="007F2289" w14:paraId="7AF396DA" w14:textId="77777777">
      <w:pPr>
        <w:pStyle w:val="Prrafodelista"/>
        <w:numPr>
          <w:ilvl w:val="0"/>
          <w:numId w:val="3"/>
        </w:numPr>
        <w:tabs>
          <w:tab w:val="left" w:pos="719"/>
        </w:tabs>
        <w:spacing w:before="145" w:line="228" w:lineRule="auto"/>
        <w:ind w:left="719" w:right="718"/>
        <w:rPr>
          <w:sz w:val="24"/>
        </w:rPr>
      </w:pPr>
      <w:r>
        <w:rPr>
          <w:b/>
          <w:sz w:val="21"/>
        </w:rPr>
        <w:t xml:space="preserve">Las violaciones de la disponibilidad </w:t>
      </w:r>
      <w:r>
        <w:rPr>
          <w:sz w:val="21"/>
        </w:rPr>
        <w:t>se refieren a los casos en los que se produce una pérdida o destrucción accidental o no autorizada de datos personales.</w:t>
      </w:r>
    </w:p>
    <w:p w:rsidR="00331539" w:rsidRDefault="007F2289" w14:paraId="6DEF1D42" w14:textId="77777777">
      <w:pPr>
        <w:pStyle w:val="Prrafodelista"/>
        <w:numPr>
          <w:ilvl w:val="0"/>
          <w:numId w:val="3"/>
        </w:numPr>
        <w:tabs>
          <w:tab w:val="left" w:pos="719"/>
        </w:tabs>
        <w:spacing w:before="146" w:line="228" w:lineRule="auto"/>
        <w:ind w:left="719" w:right="713"/>
        <w:rPr>
          <w:sz w:val="24"/>
        </w:rPr>
      </w:pPr>
      <w:r>
        <w:rPr>
          <w:b/>
          <w:sz w:val="21"/>
        </w:rPr>
        <w:t xml:space="preserve">Las violaciones de la confidencialidad </w:t>
      </w:r>
      <w:r>
        <w:rPr>
          <w:sz w:val="21"/>
        </w:rPr>
        <w:t>se producen cuando se produce una divulgación o un acceso no autorizado o accidental a datos personales que deben permanecer confidenciales.</w:t>
      </w:r>
    </w:p>
    <w:p w:rsidR="00331539" w:rsidRDefault="007F2289" w14:paraId="094254C2" w14:textId="77777777">
      <w:pPr>
        <w:pStyle w:val="Prrafodelista"/>
        <w:numPr>
          <w:ilvl w:val="0"/>
          <w:numId w:val="3"/>
        </w:numPr>
        <w:tabs>
          <w:tab w:val="left" w:pos="719"/>
        </w:tabs>
        <w:spacing w:before="148" w:line="228" w:lineRule="auto"/>
        <w:ind w:left="719" w:right="714"/>
        <w:rPr>
          <w:sz w:val="24"/>
        </w:rPr>
      </w:pPr>
      <w:r>
        <w:rPr>
          <w:b/>
          <w:sz w:val="21"/>
        </w:rPr>
        <w:t xml:space="preserve">Las violaciones de la integridad </w:t>
      </w:r>
      <w:r>
        <w:rPr>
          <w:sz w:val="21"/>
        </w:rPr>
        <w:t>se refieren a los casos en los que se produce una alteración no autorizada o accidental de los datos personales.</w:t>
      </w:r>
    </w:p>
    <w:p w:rsidR="00331539" w:rsidRDefault="007F2289" w14:paraId="50BA399E" w14:textId="77777777">
      <w:pPr>
        <w:pStyle w:val="Textoindependiente"/>
        <w:spacing w:before="124"/>
        <w:ind w:left="-1"/>
        <w:jc w:val="both"/>
      </w:pPr>
      <w:r>
        <w:rPr>
          <w:sz w:val="21"/>
        </w:rPr>
        <w:t xml:space="preserve">Algunos ejemplos de violaciones de datos </w:t>
      </w:r>
      <w:r>
        <w:rPr>
          <w:spacing w:val="-4"/>
          <w:sz w:val="21"/>
        </w:rPr>
        <w:t>son:</w:t>
      </w:r>
    </w:p>
    <w:p w:rsidR="00331539" w:rsidRDefault="007F2289" w14:paraId="13414382" w14:textId="77777777">
      <w:pPr>
        <w:pStyle w:val="Prrafodelista"/>
        <w:numPr>
          <w:ilvl w:val="0"/>
          <w:numId w:val="4"/>
        </w:numPr>
        <w:tabs>
          <w:tab w:val="left" w:pos="719"/>
        </w:tabs>
        <w:spacing w:before="158" w:line="175" w:lineRule="auto"/>
        <w:ind w:left="719" w:right="713"/>
        <w:rPr>
          <w:sz w:val="24"/>
          <w:szCs w:val="24"/>
        </w:rPr>
      </w:pPr>
      <w:r>
        <w:rPr>
          <w:sz w:val="21"/>
          <w:szCs w:val="24"/>
        </w:rPr>
        <w:t>Se pierde o se roba un dispositivo que contiene datos personales, como una computadora portátil, una memoria USB, un disco duro externo o un teléfono móvil.</w:t>
      </w:r>
    </w:p>
    <w:p w:rsidR="00331539" w:rsidRDefault="007F2289" w14:paraId="49C7954A" w14:textId="77777777">
      <w:pPr>
        <w:pStyle w:val="Prrafodelista"/>
        <w:numPr>
          <w:ilvl w:val="0"/>
          <w:numId w:val="4"/>
        </w:numPr>
        <w:tabs>
          <w:tab w:val="left" w:pos="718"/>
        </w:tabs>
        <w:spacing w:before="103"/>
        <w:ind w:left="718" w:hanging="359"/>
        <w:rPr>
          <w:sz w:val="24"/>
          <w:szCs w:val="24"/>
        </w:rPr>
      </w:pPr>
      <w:r>
        <w:rPr>
          <w:sz w:val="21"/>
          <w:szCs w:val="24"/>
        </w:rPr>
        <w:t xml:space="preserve">Se pierde o se </w:t>
      </w:r>
      <w:r>
        <w:rPr>
          <w:spacing w:val="-2"/>
          <w:sz w:val="21"/>
          <w:szCs w:val="24"/>
        </w:rPr>
        <w:t xml:space="preserve">roba </w:t>
      </w:r>
      <w:r>
        <w:rPr>
          <w:sz w:val="21"/>
          <w:szCs w:val="24"/>
        </w:rPr>
        <w:t>la clave de descifrado de un dispositivo cifrado</w:t>
      </w:r>
      <w:r>
        <w:rPr>
          <w:spacing w:val="-2"/>
          <w:sz w:val="21"/>
          <w:szCs w:val="24"/>
        </w:rPr>
        <w:t>.</w:t>
      </w:r>
    </w:p>
    <w:p w:rsidR="00331539" w:rsidRDefault="00331539" w14:paraId="08B7012B" w14:textId="77777777">
      <w:pPr>
        <w:pStyle w:val="Prrafodelista"/>
        <w:rPr>
          <w:sz w:val="24"/>
          <w:szCs w:val="24"/>
        </w:rPr>
        <w:sectPr w:rsidR="00331539">
          <w:pgSz w:w="12240" w:h="15840" w:orient="portrait"/>
          <w:pgMar w:top="1580" w:right="720" w:bottom="280" w:left="1440" w:header="719" w:footer="0" w:gutter="0"/>
          <w:cols w:space="708"/>
        </w:sectPr>
      </w:pPr>
    </w:p>
    <w:p w:rsidR="00331539" w:rsidRDefault="007F2289" w14:paraId="6FB47475" w14:textId="77777777">
      <w:pPr>
        <w:pStyle w:val="Prrafodelista"/>
        <w:numPr>
          <w:ilvl w:val="0"/>
          <w:numId w:val="4"/>
        </w:numPr>
        <w:tabs>
          <w:tab w:val="left" w:pos="720"/>
        </w:tabs>
        <w:spacing w:before="120" w:line="175" w:lineRule="auto"/>
        <w:ind w:right="712"/>
        <w:rPr>
          <w:sz w:val="24"/>
          <w:szCs w:val="24"/>
        </w:rPr>
      </w:pPr>
      <w:r>
        <w:rPr>
          <w:sz w:val="21"/>
          <w:szCs w:val="24"/>
        </w:rPr>
        <w:lastRenderedPageBreak/>
        <w:t>Los datos personales se comparten o se envían a un destinatario no deseado, incluso cuando ese destinatario es un empleado de GRT (por ejemplo, correos electrónicos, cartas o faxes enviados al destinatario equivocado</w:t>
      </w:r>
    </w:p>
    <w:p w:rsidR="00331539" w:rsidRDefault="007F2289" w14:paraId="78E4A24A" w14:textId="77777777">
      <w:pPr>
        <w:pStyle w:val="Textoindependiente"/>
        <w:spacing w:before="15"/>
        <w:ind w:left="720"/>
        <w:jc w:val="both"/>
      </w:pPr>
      <w:r>
        <w:rPr>
          <w:sz w:val="21"/>
        </w:rPr>
        <w:t xml:space="preserve">o un archivo que contiene datos personales almacenado en la </w:t>
      </w:r>
      <w:r>
        <w:rPr>
          <w:spacing w:val="-2"/>
          <w:sz w:val="21"/>
        </w:rPr>
        <w:t xml:space="preserve">unidad </w:t>
      </w:r>
      <w:r>
        <w:rPr>
          <w:sz w:val="21"/>
        </w:rPr>
        <w:t>compartida equivocada</w:t>
      </w:r>
      <w:r>
        <w:rPr>
          <w:spacing w:val="-2"/>
          <w:sz w:val="21"/>
        </w:rPr>
        <w:t>).</w:t>
      </w:r>
    </w:p>
    <w:p w:rsidR="00331539" w:rsidRDefault="007F2289" w14:paraId="7632DF66" w14:textId="77777777">
      <w:pPr>
        <w:pStyle w:val="Prrafodelista"/>
        <w:numPr>
          <w:ilvl w:val="0"/>
          <w:numId w:val="4"/>
        </w:numPr>
        <w:tabs>
          <w:tab w:val="left" w:pos="720"/>
        </w:tabs>
        <w:spacing w:before="158" w:line="175" w:lineRule="auto"/>
        <w:ind w:right="716"/>
        <w:rPr>
          <w:sz w:val="24"/>
          <w:szCs w:val="24"/>
        </w:rPr>
      </w:pPr>
      <w:r>
        <w:rPr>
          <w:sz w:val="21"/>
          <w:szCs w:val="24"/>
        </w:rPr>
        <w:t>Se pierde o se roba una lista con datos personales, como nombres o datos de contacto de clientes o empleados, ya sea almacenada digital o físicamente.</w:t>
      </w:r>
    </w:p>
    <w:p w:rsidR="00331539" w:rsidRDefault="007F2289" w14:paraId="18B14943" w14:textId="77777777">
      <w:pPr>
        <w:pStyle w:val="Prrafodelista"/>
        <w:numPr>
          <w:ilvl w:val="0"/>
          <w:numId w:val="4"/>
        </w:numPr>
        <w:tabs>
          <w:tab w:val="left" w:pos="719"/>
        </w:tabs>
        <w:spacing w:before="103" w:line="402" w:lineRule="exact"/>
        <w:ind w:left="719" w:hanging="359"/>
        <w:rPr>
          <w:sz w:val="24"/>
          <w:szCs w:val="24"/>
        </w:rPr>
      </w:pPr>
      <w:r>
        <w:rPr>
          <w:sz w:val="21"/>
          <w:szCs w:val="24"/>
        </w:rPr>
        <w:t xml:space="preserve">Un sistema o red en el que se almacenan o comparten datos personales es </w:t>
      </w:r>
      <w:r>
        <w:rPr>
          <w:spacing w:val="-2"/>
          <w:sz w:val="21"/>
          <w:szCs w:val="24"/>
        </w:rPr>
        <w:t>pirateado.</w:t>
      </w:r>
    </w:p>
    <w:p w:rsidR="00331539" w:rsidRDefault="007F2289" w14:paraId="645456E5" w14:textId="77777777">
      <w:pPr>
        <w:pStyle w:val="Prrafodelista"/>
        <w:numPr>
          <w:ilvl w:val="0"/>
          <w:numId w:val="4"/>
        </w:numPr>
        <w:tabs>
          <w:tab w:val="left" w:pos="720"/>
        </w:tabs>
        <w:spacing w:before="64" w:line="175" w:lineRule="auto"/>
        <w:ind w:right="714"/>
        <w:rPr>
          <w:sz w:val="24"/>
          <w:szCs w:val="24"/>
        </w:rPr>
      </w:pPr>
      <w:r>
        <w:rPr>
          <w:sz w:val="21"/>
          <w:szCs w:val="24"/>
        </w:rPr>
        <w:t xml:space="preserve">Un corte de energía que dura varios minutos y que hace que los datos personales </w:t>
      </w:r>
      <w:r>
        <w:rPr>
          <w:spacing w:val="-2"/>
          <w:sz w:val="21"/>
          <w:szCs w:val="24"/>
        </w:rPr>
        <w:t>no estén disponibles</w:t>
      </w:r>
      <w:r>
        <w:rPr>
          <w:sz w:val="21"/>
          <w:szCs w:val="24"/>
        </w:rPr>
        <w:t xml:space="preserve"> temporalmente</w:t>
      </w:r>
      <w:r>
        <w:rPr>
          <w:spacing w:val="-2"/>
          <w:sz w:val="21"/>
          <w:szCs w:val="24"/>
        </w:rPr>
        <w:t>.</w:t>
      </w:r>
    </w:p>
    <w:p w:rsidR="00331539" w:rsidRDefault="007F2289" w14:paraId="12967AF1" w14:textId="77777777">
      <w:pPr>
        <w:pStyle w:val="Prrafodelista"/>
        <w:numPr>
          <w:ilvl w:val="0"/>
          <w:numId w:val="4"/>
        </w:numPr>
        <w:tabs>
          <w:tab w:val="left" w:pos="719"/>
        </w:tabs>
        <w:spacing w:before="172" w:line="175" w:lineRule="auto"/>
        <w:ind w:left="719" w:right="716"/>
        <w:rPr>
          <w:sz w:val="24"/>
          <w:szCs w:val="24"/>
        </w:rPr>
      </w:pPr>
      <w:r>
        <w:rPr>
          <w:sz w:val="21"/>
          <w:szCs w:val="24"/>
        </w:rPr>
        <w:t>Un fallo del sistema permite a todos los empleados o terceros acceder a datos personales de otras personas que deben permanecer confidenciales.</w:t>
      </w:r>
    </w:p>
    <w:p w:rsidR="00331539" w:rsidRDefault="007F2289" w14:paraId="31F72AAC" w14:textId="77777777">
      <w:pPr>
        <w:pStyle w:val="Prrafodelista"/>
        <w:numPr>
          <w:ilvl w:val="0"/>
          <w:numId w:val="4"/>
        </w:numPr>
        <w:tabs>
          <w:tab w:val="left" w:pos="719"/>
        </w:tabs>
        <w:spacing w:before="173" w:line="175" w:lineRule="auto"/>
        <w:ind w:left="719" w:right="714"/>
        <w:rPr>
          <w:sz w:val="24"/>
          <w:szCs w:val="24"/>
        </w:rPr>
      </w:pPr>
      <w:r>
        <w:rPr>
          <w:sz w:val="21"/>
          <w:szCs w:val="24"/>
        </w:rPr>
        <w:t>Un correo electrónico enviado a un profesional sanitario que incluye por error los nombres de otros profesionales sanitarios que también han recibido el mismo correo electrónico (por ejemplo, con fines de marketing).</w:t>
      </w:r>
    </w:p>
    <w:p w:rsidR="00331539" w:rsidRDefault="007F2289" w14:paraId="722CC805" w14:textId="77777777">
      <w:pPr>
        <w:pStyle w:val="Textoindependiente"/>
        <w:spacing w:before="15"/>
        <w:ind w:left="720"/>
        <w:jc w:val="both"/>
      </w:pPr>
      <w:r>
        <w:rPr>
          <w:spacing w:val="-2"/>
          <w:sz w:val="21"/>
        </w:rPr>
        <w:t xml:space="preserve">fines </w:t>
      </w:r>
      <w:r>
        <w:rPr>
          <w:sz w:val="21"/>
        </w:rPr>
        <w:t>de marketing</w:t>
      </w:r>
      <w:r>
        <w:rPr>
          <w:spacing w:val="-2"/>
          <w:sz w:val="21"/>
        </w:rPr>
        <w:t>).</w:t>
      </w:r>
    </w:p>
    <w:p w:rsidR="00331539" w:rsidRDefault="007F2289" w14:paraId="3B026938" w14:textId="77777777">
      <w:pPr>
        <w:pStyle w:val="Prrafodelista"/>
        <w:numPr>
          <w:ilvl w:val="0"/>
          <w:numId w:val="4"/>
        </w:numPr>
        <w:tabs>
          <w:tab w:val="left" w:pos="720"/>
        </w:tabs>
        <w:spacing w:before="158" w:line="175" w:lineRule="auto"/>
        <w:ind w:right="712"/>
        <w:jc w:val="both"/>
        <w:rPr>
          <w:sz w:val="24"/>
          <w:szCs w:val="24"/>
        </w:rPr>
      </w:pPr>
      <w:r>
        <w:rPr>
          <w:sz w:val="21"/>
          <w:szCs w:val="24"/>
        </w:rPr>
        <w:t>Una empresa que procesa datos personales en nombre de GRT (por ejemplo, empresas de nóminas, agencias de viajes, agencias de marketing, proveedores de servicios en la nube, etc.) experimenta</w:t>
      </w:r>
    </w:p>
    <w:p w:rsidR="00331539" w:rsidRDefault="007F2289" w14:paraId="668B577E" w14:textId="77777777">
      <w:pPr>
        <w:pStyle w:val="Textoindependiente"/>
        <w:spacing w:before="15"/>
        <w:ind w:left="720"/>
        <w:jc w:val="both"/>
      </w:pPr>
      <w:r>
        <w:rPr>
          <w:sz w:val="21"/>
        </w:rPr>
        <w:t xml:space="preserve">una de las situaciones descritas </w:t>
      </w:r>
      <w:r>
        <w:rPr>
          <w:spacing w:val="-2"/>
          <w:sz w:val="21"/>
        </w:rPr>
        <w:t>anteriormente.</w:t>
      </w:r>
    </w:p>
    <w:p w:rsidR="00331539" w:rsidRDefault="007F2289" w14:paraId="0AA867ED" w14:textId="77777777">
      <w:pPr>
        <w:pStyle w:val="Textoindependiente"/>
        <w:ind w:right="713"/>
        <w:jc w:val="both"/>
      </w:pPr>
      <w:r>
        <w:rPr>
          <w:sz w:val="21"/>
        </w:rPr>
        <w:t>Las violaciones de datos personales pueden no ser fácilmente reconocibles, por lo que cualquier empleado que sospeche o dude de que un incidente de seguridad pueda dar lugar a una violación de datos personales debe informar inmediatamente al responsable global de protección de datos, al responsable alemán de protección de datos y al departamento global de TI. Esto último se aplica incluso si se desconoce si los datos personales se han visto afectados.</w:t>
      </w:r>
    </w:p>
    <w:p w:rsidR="00331539" w:rsidRDefault="00331539" w14:paraId="79A798D4" w14:textId="77777777">
      <w:pPr>
        <w:pStyle w:val="Textoindependiente"/>
        <w:spacing w:before="0"/>
      </w:pPr>
    </w:p>
    <w:p w:rsidR="00331539" w:rsidRDefault="00331539" w14:paraId="2D9F03E3" w14:textId="77777777">
      <w:pPr>
        <w:pStyle w:val="Textoindependiente"/>
        <w:spacing w:before="84"/>
      </w:pPr>
    </w:p>
    <w:p w:rsidR="00331539" w:rsidRDefault="007F2289" w14:paraId="4864F381" w14:textId="77777777">
      <w:pPr>
        <w:pStyle w:val="Ttulo1"/>
        <w:numPr>
          <w:ilvl w:val="1"/>
          <w:numId w:val="5"/>
        </w:numPr>
        <w:tabs>
          <w:tab w:val="left" w:pos="1132"/>
        </w:tabs>
        <w:ind w:right="1345"/>
      </w:pPr>
      <w:bookmarkStart w:name="5.2_Reporting_the_suspected_data_breach_" w:id="6"/>
      <w:bookmarkEnd w:id="6"/>
      <w:r>
        <w:rPr>
          <w:sz w:val="21"/>
        </w:rPr>
        <w:t>Notificación de la sospecha de violación de datos al responsable global de protección de datos, al responsable alemán de protección de datos y al departamento global de TI</w:t>
      </w:r>
    </w:p>
    <w:p w:rsidR="00331539" w:rsidRDefault="007F2289" w14:paraId="63DE861C" w14:textId="77777777">
      <w:pPr>
        <w:pStyle w:val="Textoindependiente"/>
        <w:spacing w:line="259" w:lineRule="auto"/>
        <w:ind w:right="714"/>
        <w:jc w:val="both"/>
      </w:pPr>
      <w:r>
        <w:rPr>
          <w:sz w:val="21"/>
        </w:rPr>
        <w:t>Las leyes de protección de datos y, en particular, el RGPD exigen que las violaciones de datos personales se notifiquen a las autoridades de control competentes en un plazo máximo de 72 horas desde que GRT tenga conocimiento de la violación, a menos que sea improbable que la violación de datos personales suponga un riesgo para los derechos y libertades de las personas físicas.</w:t>
      </w:r>
    </w:p>
    <w:p w:rsidR="00331539" w:rsidRDefault="007F2289" w14:paraId="6ACBCFBD" w14:textId="77777777">
      <w:pPr>
        <w:pStyle w:val="Textoindependiente"/>
        <w:spacing w:before="159"/>
        <w:ind w:right="713"/>
        <w:jc w:val="both"/>
      </w:pPr>
      <w:r>
        <w:rPr>
          <w:sz w:val="21"/>
        </w:rPr>
        <w:t>Por lo tanto, todas las sospechas de violaciones de datos deben notificarse inmediatamente, sin demoras indebidas, al responsable global de protección de datos y al responsable alemán de protección de datos (ambos a través de</w:t>
      </w:r>
      <w:hyperlink r:id="rId12">
        <w:r>
          <w:rPr>
            <w:color w:val="0000FF"/>
            <w:sz w:val="21"/>
            <w:u w:val="single" w:color="0000FF"/>
          </w:rPr>
          <w:t>dataprivacy.de@grunenthal.com</w:t>
        </w:r>
      </w:hyperlink>
      <w:r>
        <w:rPr>
          <w:sz w:val="21"/>
        </w:rPr>
        <w:t xml:space="preserve"> ) y al departamento de TI global (</w:t>
      </w:r>
      <w:hyperlink r:id="rId13">
        <w:r>
          <w:rPr>
            <w:color w:val="0000FF"/>
            <w:sz w:val="21"/>
            <w:u w:val="single" w:color="0000FF"/>
          </w:rPr>
          <w:t>it-incident@grunenthal.com</w:t>
        </w:r>
      </w:hyperlink>
      <w:r>
        <w:rPr>
          <w:sz w:val="21"/>
        </w:rPr>
        <w:t xml:space="preserve"> ).</w:t>
      </w:r>
    </w:p>
    <w:p w:rsidR="00331539" w:rsidRDefault="007F2289" w14:paraId="27ED7142" w14:textId="77777777">
      <w:pPr>
        <w:pStyle w:val="Textoindependiente"/>
        <w:spacing w:before="121"/>
        <w:ind w:right="712"/>
        <w:jc w:val="both"/>
      </w:pPr>
      <w:r>
        <w:rPr>
          <w:sz w:val="21"/>
        </w:rPr>
        <w:t xml:space="preserve">Al mismo tiempo, </w:t>
      </w:r>
      <w:r>
        <w:rPr>
          <w:sz w:val="21"/>
          <w:u w:val="single"/>
        </w:rPr>
        <w:t xml:space="preserve">toda </w:t>
      </w:r>
      <w:r>
        <w:rPr>
          <w:sz w:val="21"/>
        </w:rPr>
        <w:t>la documentación relacionada también debe remitirse al responsable global de protección de datos, al responsable alemán de protección de datos y a TI global. Además, el responsable global de protección de datos, el responsable alemán de protección de datos y/o TI global pueden solicitar información adicional para comprender mejor las características de la violación de datos personales en un plazo breve, con el fin de poder cumplir con los plazos requeridos.</w:t>
      </w:r>
    </w:p>
    <w:p w:rsidR="00331539" w:rsidRDefault="007F2289" w14:paraId="5B1EC485" w14:textId="77777777">
      <w:pPr>
        <w:pStyle w:val="Textoindependiente"/>
        <w:ind w:right="714"/>
        <w:jc w:val="both"/>
      </w:pPr>
      <w:r>
        <w:rPr>
          <w:sz w:val="21"/>
        </w:rPr>
        <w:t>Preferiblemente, el coordinador de protección de datos responsable del área en la que se ha producido la violación de datos personales coordinará todas las acciones necesarias para satisfacer las solicitudes del responsable global de protección de datos, el responsable alemán de protección de datos y/o el departamento de TI global.</w:t>
      </w:r>
    </w:p>
    <w:p w:rsidR="00331539" w:rsidRDefault="00331539" w14:paraId="46661076" w14:textId="77777777">
      <w:pPr>
        <w:pStyle w:val="Textoindependiente"/>
        <w:jc w:val="both"/>
        <w:sectPr w:rsidR="00331539">
          <w:pgSz w:w="12240" w:h="15840" w:orient="portrait"/>
          <w:pgMar w:top="1580" w:right="720" w:bottom="280" w:left="1440" w:header="719" w:footer="0" w:gutter="0"/>
          <w:cols w:space="708"/>
        </w:sectPr>
      </w:pPr>
    </w:p>
    <w:p w:rsidR="00331539" w:rsidRDefault="007F2289" w14:paraId="54925928" w14:textId="77777777">
      <w:pPr>
        <w:pStyle w:val="Ttulo1"/>
        <w:numPr>
          <w:ilvl w:val="1"/>
          <w:numId w:val="5"/>
        </w:numPr>
        <w:tabs>
          <w:tab w:val="left" w:pos="1132"/>
        </w:tabs>
        <w:spacing w:before="82"/>
        <w:ind w:hanging="1132"/>
      </w:pPr>
      <w:bookmarkStart w:name="5.3_Assessing_the_suspected_data_breach" w:id="7"/>
      <w:bookmarkEnd w:id="7"/>
      <w:r>
        <w:rPr>
          <w:sz w:val="21"/>
        </w:rPr>
        <w:lastRenderedPageBreak/>
        <w:t xml:space="preserve">Evaluación de la sospecha de </w:t>
      </w:r>
      <w:r>
        <w:rPr>
          <w:spacing w:val="-2"/>
          <w:sz w:val="21"/>
        </w:rPr>
        <w:t xml:space="preserve">violación </w:t>
      </w:r>
      <w:r>
        <w:rPr>
          <w:sz w:val="21"/>
        </w:rPr>
        <w:t>de datos</w:t>
      </w:r>
    </w:p>
    <w:p w:rsidR="00331539" w:rsidRDefault="007F2289" w14:paraId="0D7328A7" w14:textId="77777777">
      <w:pPr>
        <w:pStyle w:val="Textoindependiente"/>
        <w:spacing w:line="259" w:lineRule="auto"/>
        <w:ind w:right="715"/>
        <w:jc w:val="both"/>
      </w:pPr>
      <w:r>
        <w:rPr>
          <w:sz w:val="21"/>
        </w:rPr>
        <w:t>Se debe realizar lo antes posible, y en cualquier caso en las primeras 72 horas tras tener conocimiento de ella, una evaluación para determinar si la sospecha de violación de datos personales debe ser comunicada a las autoridades.</w:t>
      </w:r>
    </w:p>
    <w:p w:rsidR="00331539" w:rsidRDefault="007F2289" w14:paraId="15EB4F55" w14:textId="77777777">
      <w:pPr>
        <w:pStyle w:val="Textoindependiente"/>
        <w:spacing w:before="159" w:line="259" w:lineRule="auto"/>
        <w:ind w:right="718"/>
        <w:jc w:val="both"/>
      </w:pPr>
      <w:r>
        <w:rPr>
          <w:sz w:val="21"/>
        </w:rPr>
        <w:t>La evaluación debe ser realizada por el responsable global de protección de datos, el responsable alemán de protección de datos y, si es necesario, el departamento global de TI.</w:t>
      </w:r>
    </w:p>
    <w:p w:rsidR="00331539" w:rsidRDefault="007F2289" w14:paraId="7F4F4059" w14:textId="77777777">
      <w:pPr>
        <w:pStyle w:val="Textoindependiente"/>
        <w:spacing w:before="160" w:line="259" w:lineRule="auto"/>
        <w:ind w:right="713"/>
        <w:jc w:val="both"/>
      </w:pPr>
      <w:r>
        <w:rPr>
          <w:sz w:val="21"/>
        </w:rPr>
        <w:t>Tras analizar el caso, el responsable global de protección de datos, el responsable alemán de protección de datos y, si es necesario, el departamento global de TI, formarán y compartirán su opinión sobre si la violación de datos personales debe ser notificada a las autoridades y a las personas afectadas con el responsable global de cumplimiento normativo y el asesor jurídico. Si se considera necesario, el responsable global de protección de datos y el responsable alemán de protección de datos también asesorarán sobre si deben participar otros responsables locales de protección de datos o equipos jurídicos, en caso de que la violación de datos personales afecte a otras entidades de GRT.</w:t>
      </w:r>
    </w:p>
    <w:p w:rsidR="00331539" w:rsidRDefault="00331539" w14:paraId="1E6499AF" w14:textId="77777777">
      <w:pPr>
        <w:pStyle w:val="Textoindependiente"/>
        <w:spacing w:before="0"/>
      </w:pPr>
    </w:p>
    <w:p w:rsidR="00331539" w:rsidRDefault="00331539" w14:paraId="14689216" w14:textId="77777777">
      <w:pPr>
        <w:pStyle w:val="Textoindependiente"/>
        <w:spacing w:before="136"/>
      </w:pPr>
    </w:p>
    <w:p w:rsidR="00331539" w:rsidRDefault="007F2289" w14:paraId="0AB922B9" w14:textId="77777777">
      <w:pPr>
        <w:pStyle w:val="Ttulo1"/>
        <w:numPr>
          <w:ilvl w:val="1"/>
          <w:numId w:val="5"/>
        </w:numPr>
        <w:tabs>
          <w:tab w:val="left" w:pos="1132"/>
        </w:tabs>
        <w:ind w:hanging="1132"/>
      </w:pPr>
      <w:bookmarkStart w:name="5.4_Breach_notification_and_communicatio" w:id="8"/>
      <w:bookmarkEnd w:id="8"/>
      <w:r>
        <w:rPr>
          <w:sz w:val="21"/>
        </w:rPr>
        <w:t xml:space="preserve">Notificación y </w:t>
      </w:r>
      <w:r>
        <w:rPr>
          <w:spacing w:val="-2"/>
          <w:sz w:val="21"/>
        </w:rPr>
        <w:t xml:space="preserve">comunicación </w:t>
      </w:r>
      <w:r>
        <w:rPr>
          <w:sz w:val="21"/>
        </w:rPr>
        <w:t>de la violación</w:t>
      </w:r>
    </w:p>
    <w:p w:rsidR="00331539" w:rsidRDefault="007F2289" w14:paraId="7B75C6AE" w14:textId="77777777">
      <w:pPr>
        <w:pStyle w:val="Textoindependiente"/>
        <w:spacing w:line="259" w:lineRule="auto"/>
        <w:ind w:right="714"/>
        <w:jc w:val="both"/>
      </w:pPr>
      <w:r>
        <w:rPr>
          <w:sz w:val="21"/>
        </w:rPr>
        <w:t>La transparencia permite a las personas afectadas reaccionar y proteger sus propios intereses cuando se produce una violación de datos personales. Además, ayuda a comprender los factores subyacentes que causaron la violación de datos personales y proporciona a los reguladores la información que necesitan para desempeñar sus funciones de supervisión.</w:t>
      </w:r>
    </w:p>
    <w:p w:rsidR="00331539" w:rsidRDefault="00331539" w14:paraId="7053F93E" w14:textId="77777777">
      <w:pPr>
        <w:pStyle w:val="Textoindependiente"/>
        <w:spacing w:before="0"/>
      </w:pPr>
    </w:p>
    <w:p w:rsidR="00331539" w:rsidRDefault="00331539" w14:paraId="608DBF6D" w14:textId="77777777">
      <w:pPr>
        <w:pStyle w:val="Textoindependiente"/>
        <w:spacing w:before="138"/>
      </w:pPr>
    </w:p>
    <w:p w:rsidR="00331539" w:rsidRDefault="007F2289" w14:paraId="38F594D6" w14:textId="77777777">
      <w:pPr>
        <w:pStyle w:val="Prrafodelista"/>
        <w:numPr>
          <w:ilvl w:val="2"/>
          <w:numId w:val="5"/>
        </w:numPr>
        <w:tabs>
          <w:tab w:val="left" w:pos="1131"/>
        </w:tabs>
        <w:ind w:left="1131" w:hanging="1131"/>
        <w:jc w:val="both"/>
        <w:rPr>
          <w:sz w:val="24"/>
        </w:rPr>
      </w:pPr>
      <w:bookmarkStart w:name="5.4.1_Notification_to_a_supervisory_auth" w:id="9"/>
      <w:bookmarkEnd w:id="9"/>
      <w:proofErr w:type="spellStart"/>
      <w:r>
        <w:rPr>
          <w:sz w:val="21"/>
        </w:rPr>
        <w:t>Notificación</w:t>
      </w:r>
      <w:proofErr w:type="spellEnd"/>
      <w:r>
        <w:rPr>
          <w:sz w:val="21"/>
        </w:rPr>
        <w:t xml:space="preserve"> a </w:t>
      </w:r>
      <w:proofErr w:type="spellStart"/>
      <w:r>
        <w:rPr>
          <w:sz w:val="21"/>
        </w:rPr>
        <w:t>una</w:t>
      </w:r>
      <w:proofErr w:type="spellEnd"/>
      <w:r>
        <w:rPr>
          <w:sz w:val="21"/>
        </w:rPr>
        <w:t xml:space="preserve"> </w:t>
      </w:r>
      <w:proofErr w:type="spellStart"/>
      <w:r>
        <w:rPr>
          <w:spacing w:val="-2"/>
          <w:sz w:val="21"/>
        </w:rPr>
        <w:t>autoridad</w:t>
      </w:r>
      <w:proofErr w:type="spellEnd"/>
      <w:r>
        <w:rPr>
          <w:spacing w:val="-2"/>
          <w:sz w:val="21"/>
        </w:rPr>
        <w:t xml:space="preserve"> </w:t>
      </w:r>
      <w:r>
        <w:rPr>
          <w:sz w:val="21"/>
        </w:rPr>
        <w:t>supervisora</w:t>
      </w:r>
    </w:p>
    <w:p w:rsidR="00331539" w:rsidRDefault="007F2289" w14:paraId="405BA039" w14:textId="77777777">
      <w:pPr>
        <w:pStyle w:val="Textoindependiente"/>
        <w:spacing w:line="259" w:lineRule="auto"/>
        <w:ind w:left="-1" w:right="715"/>
        <w:jc w:val="both"/>
      </w:pPr>
      <w:r>
        <w:rPr>
          <w:sz w:val="21"/>
        </w:rPr>
        <w:t xml:space="preserve">El </w:t>
      </w:r>
      <w:proofErr w:type="spellStart"/>
      <w:r>
        <w:rPr>
          <w:sz w:val="21"/>
        </w:rPr>
        <w:t>responsable</w:t>
      </w:r>
      <w:proofErr w:type="spellEnd"/>
      <w:r>
        <w:rPr>
          <w:sz w:val="21"/>
        </w:rPr>
        <w:t xml:space="preserve"> global de protección de datos, el responsable alemán de protección de datos y, si es necesario, el departamento global de TI, emitirán un dictamen sobre si la violación de datos personales debe notificarse a las autoridades.</w:t>
      </w:r>
    </w:p>
    <w:p w:rsidR="00331539" w:rsidRDefault="007F2289" w14:paraId="161E7351" w14:textId="77777777">
      <w:pPr>
        <w:pStyle w:val="Textoindependiente"/>
        <w:spacing w:before="159" w:line="259" w:lineRule="auto"/>
        <w:ind w:left="-1" w:right="715"/>
        <w:jc w:val="both"/>
      </w:pPr>
      <w:r>
        <w:rPr>
          <w:sz w:val="21"/>
        </w:rPr>
        <w:t xml:space="preserve">Cuando el responsable global de protección de datos y el responsable alemán de protección de datos (si es necesario, en coordinación con el departamento global de TI) concluyan que la violación de datos personales debe ser notificada a las autoridades, dicha opinión se compartirá con el responsable global de cumplimiento y el consejero general, quienes decidirán en última instancia sobre dicha notificación en coordinación con el miembro del Consejo Ejecutivo responsable del área afectada por </w:t>
      </w:r>
      <w:r>
        <w:rPr>
          <w:spacing w:val="-2"/>
          <w:sz w:val="21"/>
        </w:rPr>
        <w:t>la violación</w:t>
      </w:r>
      <w:r>
        <w:rPr>
          <w:sz w:val="21"/>
        </w:rPr>
        <w:t xml:space="preserve"> de datos personales</w:t>
      </w:r>
      <w:r>
        <w:rPr>
          <w:spacing w:val="-2"/>
          <w:sz w:val="21"/>
        </w:rPr>
        <w:t>.</w:t>
      </w:r>
    </w:p>
    <w:p w:rsidR="00331539" w:rsidRDefault="007F2289" w14:paraId="293A9E47" w14:textId="77777777">
      <w:pPr>
        <w:pStyle w:val="Textoindependiente"/>
        <w:spacing w:before="158" w:line="259" w:lineRule="auto"/>
        <w:ind w:left="-1" w:right="715"/>
        <w:jc w:val="both"/>
      </w:pPr>
      <w:r>
        <w:rPr>
          <w:sz w:val="21"/>
        </w:rPr>
        <w:t>La notificación a las autoridades será realizada por el responsable de protección de datos alemán o local, según corresponda. Además, si la violación de datos personales debe notificarse a una autoridad supervisora no alemana, la notificación se realizará en coordinación con el departamento jurídico y de cumplimiento normativo local y el director general correspondiente.</w:t>
      </w:r>
    </w:p>
    <w:p w:rsidR="00331539" w:rsidRDefault="00331539" w14:paraId="48D6D7F1" w14:textId="77777777">
      <w:pPr>
        <w:pStyle w:val="Textoindependiente"/>
        <w:spacing w:line="259" w:lineRule="auto"/>
        <w:jc w:val="both"/>
        <w:sectPr w:rsidR="00331539">
          <w:pgSz w:w="12240" w:h="15840" w:orient="portrait"/>
          <w:pgMar w:top="1580" w:right="720" w:bottom="280" w:left="1440" w:header="719" w:footer="0" w:gutter="0"/>
          <w:cols w:space="708"/>
        </w:sectPr>
      </w:pPr>
    </w:p>
    <w:p w:rsidR="00331539" w:rsidRDefault="007F2289" w14:paraId="752723B2" w14:textId="77777777">
      <w:pPr>
        <w:pStyle w:val="Prrafodelista"/>
        <w:numPr>
          <w:ilvl w:val="2"/>
          <w:numId w:val="5"/>
        </w:numPr>
        <w:tabs>
          <w:tab w:val="left" w:pos="1131"/>
        </w:tabs>
        <w:spacing w:before="82"/>
        <w:ind w:left="1131" w:hanging="1131"/>
        <w:jc w:val="both"/>
        <w:rPr>
          <w:sz w:val="24"/>
        </w:rPr>
      </w:pPr>
      <w:bookmarkStart w:name="5.4.2_Communicating_the_personal_data_br" w:id="10"/>
      <w:bookmarkEnd w:id="10"/>
      <w:r>
        <w:rPr>
          <w:sz w:val="21"/>
        </w:rPr>
        <w:lastRenderedPageBreak/>
        <w:t xml:space="preserve">Comunicación de la violación de datos personales al </w:t>
      </w:r>
      <w:r>
        <w:rPr>
          <w:spacing w:val="-2"/>
          <w:sz w:val="21"/>
        </w:rPr>
        <w:t>interesado</w:t>
      </w:r>
    </w:p>
    <w:p w:rsidR="00331539" w:rsidRDefault="007F2289" w14:paraId="79915A1F" w14:textId="77777777">
      <w:pPr>
        <w:pStyle w:val="Textoindependiente"/>
        <w:spacing w:line="259" w:lineRule="auto"/>
        <w:ind w:right="714"/>
        <w:jc w:val="both"/>
      </w:pPr>
      <w:r>
        <w:rPr>
          <w:sz w:val="21"/>
        </w:rPr>
        <w:t>El responsable global de protección de datos, el responsable alemán de protección de datos y, si es necesario, el departamento global de TI, deben emitir un dictamen sobre si la violación de datos personales también debe comunicarse a las personas afectadas. Esta comunicación tiene por objeto ayudar a las personas afectadas a tomar las medidas necesarias para protegerse.</w:t>
      </w:r>
    </w:p>
    <w:p w:rsidR="00331539" w:rsidRDefault="007F2289" w14:paraId="583B5E35" w14:textId="77777777">
      <w:pPr>
        <w:pStyle w:val="Textoindependiente"/>
        <w:spacing w:before="159" w:line="259" w:lineRule="auto"/>
        <w:ind w:right="712"/>
        <w:jc w:val="both"/>
      </w:pPr>
      <w:r>
        <w:rPr>
          <w:sz w:val="21"/>
        </w:rPr>
        <w:t>En cualquier caso, la decisión final sobre la comunicación de una violación de datos personales a las personas afectadas la tomarán el responsable global de cumplimiento normativo y el consejero general, en coordinación con el miembro del Consejo de Administración responsable del área afectada por la violación de datos personales.</w:t>
      </w:r>
    </w:p>
    <w:p w:rsidR="00331539" w:rsidRDefault="007F2289" w14:paraId="7899F656" w14:textId="77777777">
      <w:pPr>
        <w:pStyle w:val="Textoindependiente"/>
        <w:spacing w:before="159" w:line="259" w:lineRule="auto"/>
        <w:ind w:right="713"/>
        <w:jc w:val="both"/>
      </w:pPr>
      <w:r>
        <w:rPr>
          <w:sz w:val="21"/>
        </w:rPr>
        <w:t>La comunicación a las personas afectadas correrá a cargo del responsable alemán o local de protección de datos, según corresponda. Además, cuando la violación de datos personales afecte a una filial de GRT, la comunicación se llevará a cabo en coordinación con el departamento jurídico y de cumplimiento normativo local y el director general correspondiente.</w:t>
      </w:r>
    </w:p>
    <w:p w:rsidR="00331539" w:rsidRDefault="00331539" w14:paraId="458C2E56" w14:textId="77777777">
      <w:pPr>
        <w:pStyle w:val="Textoindependiente"/>
        <w:spacing w:before="0"/>
      </w:pPr>
    </w:p>
    <w:p w:rsidR="00331539" w:rsidRDefault="00331539" w14:paraId="2DDA8511" w14:textId="77777777">
      <w:pPr>
        <w:pStyle w:val="Textoindependiente"/>
        <w:spacing w:before="137"/>
      </w:pPr>
    </w:p>
    <w:p w:rsidR="00331539" w:rsidRDefault="007F2289" w14:paraId="332F9F43" w14:textId="77777777">
      <w:pPr>
        <w:pStyle w:val="Ttulo1"/>
        <w:numPr>
          <w:ilvl w:val="1"/>
          <w:numId w:val="5"/>
        </w:numPr>
        <w:tabs>
          <w:tab w:val="left" w:pos="1132"/>
        </w:tabs>
        <w:ind w:hanging="1132"/>
      </w:pPr>
      <w:bookmarkStart w:name="5.5_Keeping_a_register_of_personal_data_" w:id="11"/>
      <w:bookmarkEnd w:id="11"/>
      <w:r>
        <w:rPr>
          <w:sz w:val="21"/>
        </w:rPr>
        <w:t xml:space="preserve">Mantenimiento de un registro de </w:t>
      </w:r>
      <w:r>
        <w:rPr>
          <w:spacing w:val="-2"/>
          <w:sz w:val="21"/>
        </w:rPr>
        <w:t>violaciones de</w:t>
      </w:r>
      <w:r>
        <w:rPr>
          <w:sz w:val="21"/>
        </w:rPr>
        <w:t xml:space="preserve"> datos personales</w:t>
      </w:r>
    </w:p>
    <w:p w:rsidR="00331539" w:rsidRDefault="007F2289" w14:paraId="44FDAF1F" w14:textId="77777777">
      <w:pPr>
        <w:pStyle w:val="Textoindependiente"/>
        <w:spacing w:line="259" w:lineRule="auto"/>
        <w:ind w:left="-1" w:right="716"/>
        <w:jc w:val="both"/>
      </w:pPr>
      <w:r>
        <w:rPr>
          <w:sz w:val="21"/>
        </w:rPr>
        <w:t>El responsable global de protección de datos y el responsable alemán de protección de datos llevarán un registro de todas las sospechas de violaciones de datos personales, ya sean confirmadas o no.</w:t>
      </w:r>
    </w:p>
    <w:p w:rsidR="00331539" w:rsidRDefault="007F2289" w14:paraId="533413AC" w14:textId="77777777">
      <w:pPr>
        <w:pStyle w:val="Textoindependiente"/>
        <w:spacing w:before="160" w:line="259" w:lineRule="auto"/>
        <w:ind w:left="-1" w:right="714"/>
        <w:jc w:val="both"/>
      </w:pPr>
      <w:r>
        <w:rPr>
          <w:sz w:val="21"/>
        </w:rPr>
        <w:t>Además, si la violación de datos personales está relacionada con un incidente de seguridad informática, deberá ser registrada en la herramienta Ivanti por el departamento de TI global.</w:t>
      </w:r>
    </w:p>
    <w:p w:rsidR="00331539" w:rsidRDefault="00331539" w14:paraId="0FE39E68" w14:textId="77777777">
      <w:pPr>
        <w:pStyle w:val="Textoindependiente"/>
        <w:spacing w:before="0"/>
      </w:pPr>
    </w:p>
    <w:p w:rsidR="00331539" w:rsidRDefault="00331539" w14:paraId="2A40A4FE" w14:textId="77777777">
      <w:pPr>
        <w:pStyle w:val="Textoindependiente"/>
        <w:spacing w:before="136"/>
      </w:pPr>
    </w:p>
    <w:p w:rsidR="00331539" w:rsidRDefault="007F2289" w14:paraId="0D067A5F" w14:textId="77777777">
      <w:pPr>
        <w:pStyle w:val="Ttulo1"/>
        <w:numPr>
          <w:ilvl w:val="1"/>
          <w:numId w:val="5"/>
        </w:numPr>
        <w:tabs>
          <w:tab w:val="left" w:pos="1132"/>
        </w:tabs>
        <w:spacing w:line="242" w:lineRule="auto"/>
        <w:ind w:right="765"/>
      </w:pPr>
      <w:bookmarkStart w:name="5.6_Personal_data_breaches_from_third_pa" w:id="12"/>
      <w:bookmarkEnd w:id="12"/>
      <w:r>
        <w:rPr>
          <w:sz w:val="21"/>
        </w:rPr>
        <w:t>Violaciones de datos personales por parte de terceros (procesadores de datos) que tratan datos personales en nombre de GRT</w:t>
      </w:r>
    </w:p>
    <w:p w:rsidR="00331539" w:rsidRDefault="007F2289" w14:paraId="4C9136AC" w14:textId="77777777">
      <w:pPr>
        <w:pStyle w:val="Textoindependiente"/>
        <w:spacing w:before="117" w:line="259" w:lineRule="auto"/>
        <w:ind w:right="714"/>
        <w:jc w:val="both"/>
      </w:pPr>
      <w:r>
        <w:rPr>
          <w:sz w:val="21"/>
        </w:rPr>
        <w:t>GRT es responsable de las violaciones de datos personales de las actividades de terceros (es decir, procesadores de datos) que están contratados para procesar datos personales en su nombre (es decir, proveedores que prestan servicios en la nube o de nómina, etc.).</w:t>
      </w:r>
    </w:p>
    <w:p w:rsidR="00331539" w:rsidRDefault="007F2289" w14:paraId="79EB4C1B" w14:textId="77777777">
      <w:pPr>
        <w:pStyle w:val="Textoindependiente"/>
        <w:spacing w:before="159" w:line="259" w:lineRule="auto"/>
        <w:ind w:right="712"/>
        <w:jc w:val="both"/>
      </w:pPr>
      <w:r>
        <w:rPr>
          <w:sz w:val="21"/>
        </w:rPr>
        <w:t>Dichas relaciones comerciales deben regirse siempre por un contrato que estipule que el encargado del tratamiento de datos ayudará a GRT a garantizar el cumplimiento de las leyes de privacidad de datos, incluida la obligación de informar a GRT sin demora injustificada de las sospechas de violaciones de datos personales. Si el encargado del tratamiento de datos descubre otros detalles relacionados con la violación de datos personales, deberá comunicarlos a GRT tan pronto como estén disponibles.</w:t>
      </w:r>
    </w:p>
    <w:p w:rsidR="00331539" w:rsidRDefault="007F2289" w14:paraId="52D3B007" w14:textId="77777777">
      <w:pPr>
        <w:pStyle w:val="Textoindependiente"/>
        <w:spacing w:before="159" w:line="259" w:lineRule="auto"/>
        <w:ind w:right="713"/>
        <w:jc w:val="both"/>
      </w:pPr>
      <w:r>
        <w:rPr>
          <w:sz w:val="21"/>
        </w:rPr>
        <w:t>Como regla general, las actividades descritas en esta política (es decir, evaluar la violación de datos personales, decidir si la violación de datos personales debe notificarse a las autoridades o comunicarse a las personas afectadas, etc.) siempre serán realizadas por GRT y no por un procesador de datos. Cualquier desviación de esta regla siempre deberá ser aprobada previamente por el Director de Cumplimiento Global y el Asesor Jurídico.</w:t>
      </w:r>
    </w:p>
    <w:p w:rsidR="00331539" w:rsidRDefault="00331539" w14:paraId="1E14DF13" w14:textId="77777777">
      <w:pPr>
        <w:pStyle w:val="Textoindependiente"/>
        <w:spacing w:line="259" w:lineRule="auto"/>
        <w:jc w:val="both"/>
        <w:sectPr w:rsidR="00331539">
          <w:pgSz w:w="12240" w:h="15840" w:orient="portrait"/>
          <w:pgMar w:top="1580" w:right="720" w:bottom="280" w:left="1440" w:header="719" w:footer="0" w:gutter="0"/>
          <w:cols w:space="708"/>
        </w:sectPr>
      </w:pPr>
    </w:p>
    <w:p w:rsidR="00331539" w:rsidRDefault="007F2289" w14:paraId="21BEB046" w14:textId="77777777">
      <w:pPr>
        <w:pStyle w:val="Ttulo1"/>
        <w:numPr>
          <w:ilvl w:val="1"/>
          <w:numId w:val="5"/>
        </w:numPr>
        <w:tabs>
          <w:tab w:val="left" w:pos="1132"/>
        </w:tabs>
        <w:spacing w:before="82"/>
        <w:ind w:hanging="1132"/>
      </w:pPr>
      <w:bookmarkStart w:name="5.7_Preventing_personal_data_breaches" w:id="13"/>
      <w:bookmarkEnd w:id="13"/>
      <w:r>
        <w:rPr>
          <w:sz w:val="21"/>
        </w:rPr>
        <w:lastRenderedPageBreak/>
        <w:t xml:space="preserve">Prevención de </w:t>
      </w:r>
      <w:r>
        <w:rPr>
          <w:spacing w:val="-2"/>
          <w:sz w:val="21"/>
        </w:rPr>
        <w:t xml:space="preserve">violaciones de </w:t>
      </w:r>
      <w:r>
        <w:rPr>
          <w:sz w:val="21"/>
        </w:rPr>
        <w:t>datos personales</w:t>
      </w:r>
    </w:p>
    <w:p w:rsidR="00331539" w:rsidRDefault="007F2289" w14:paraId="2B7D3523" w14:textId="77777777">
      <w:pPr>
        <w:pStyle w:val="Textoindependiente"/>
        <w:spacing w:line="259" w:lineRule="auto"/>
        <w:ind w:right="712"/>
        <w:jc w:val="both"/>
      </w:pPr>
      <w:r>
        <w:rPr>
          <w:sz w:val="21"/>
        </w:rPr>
        <w:t>GRT está siempre expuesta a violaciones de datos personales, incluso si se han adoptado las medidas técnicas y organizativas adecuadas. Sin embargo, la probabilidad de que se produzcan violaciones de datos personales puede minimizarse si se toman ciertas medidas de protección. Además, el impacto de una violación de datos personales en los derechos y libertades de las personas afectadas también puede reducirse en caso de que el riesgo se materialice.</w:t>
      </w:r>
    </w:p>
    <w:p w:rsidR="00331539" w:rsidRDefault="007F2289" w14:paraId="7D6C5308" w14:textId="77777777">
      <w:pPr>
        <w:pStyle w:val="Textoindependiente"/>
        <w:spacing w:before="158" w:line="261" w:lineRule="auto"/>
        <w:ind w:right="715"/>
        <w:jc w:val="both"/>
      </w:pPr>
      <w:r>
        <w:rPr>
          <w:sz w:val="21"/>
        </w:rPr>
        <w:t>La probabilidad de que se produzca una violación de datos personales y el impacto de la misma pueden minimizarse si, por ejemplo:</w:t>
      </w:r>
    </w:p>
    <w:p w:rsidR="00331539" w:rsidRDefault="007F2289" w14:paraId="3FBA5982" w14:textId="77777777">
      <w:pPr>
        <w:pStyle w:val="Prrafodelista"/>
        <w:numPr>
          <w:ilvl w:val="0"/>
          <w:numId w:val="2"/>
        </w:numPr>
        <w:tabs>
          <w:tab w:val="left" w:pos="720"/>
        </w:tabs>
        <w:spacing w:before="193" w:line="175" w:lineRule="auto"/>
        <w:ind w:right="715"/>
        <w:rPr>
          <w:sz w:val="24"/>
          <w:szCs w:val="24"/>
        </w:rPr>
      </w:pPr>
      <w:r>
        <w:rPr>
          <w:sz w:val="21"/>
          <w:szCs w:val="24"/>
        </w:rPr>
        <w:t xml:space="preserve">Se identifican de </w:t>
      </w:r>
      <w:r>
        <w:rPr>
          <w:spacing w:val="-2"/>
          <w:sz w:val="21"/>
          <w:szCs w:val="24"/>
        </w:rPr>
        <w:t>antemano</w:t>
      </w:r>
      <w:r>
        <w:rPr>
          <w:sz w:val="21"/>
          <w:szCs w:val="24"/>
        </w:rPr>
        <w:t xml:space="preserve"> los procesos y flujos de datos en los que intervienen datos personales</w:t>
      </w:r>
      <w:r>
        <w:rPr>
          <w:spacing w:val="-2"/>
          <w:sz w:val="21"/>
          <w:szCs w:val="24"/>
        </w:rPr>
        <w:t>.</w:t>
      </w:r>
    </w:p>
    <w:p w:rsidR="00331539" w:rsidRDefault="007F2289" w14:paraId="6B08B6F3" w14:textId="77777777">
      <w:pPr>
        <w:pStyle w:val="Prrafodelista"/>
        <w:numPr>
          <w:ilvl w:val="0"/>
          <w:numId w:val="2"/>
        </w:numPr>
        <w:tabs>
          <w:tab w:val="left" w:pos="720"/>
        </w:tabs>
        <w:spacing w:before="172" w:line="175" w:lineRule="auto"/>
        <w:ind w:right="715"/>
        <w:rPr>
          <w:sz w:val="24"/>
          <w:szCs w:val="24"/>
        </w:rPr>
      </w:pPr>
      <w:r>
        <w:rPr>
          <w:sz w:val="21"/>
          <w:szCs w:val="24"/>
        </w:rPr>
        <w:t xml:space="preserve">Se </w:t>
      </w:r>
      <w:r>
        <w:rPr>
          <w:spacing w:val="-2"/>
          <w:sz w:val="21"/>
          <w:szCs w:val="24"/>
        </w:rPr>
        <w:t xml:space="preserve">identifican </w:t>
      </w:r>
      <w:r>
        <w:rPr>
          <w:sz w:val="21"/>
          <w:szCs w:val="24"/>
        </w:rPr>
        <w:t>las ubicaciones (ya sean físicas o digitales) donde se almacenan los datos personales</w:t>
      </w:r>
      <w:r>
        <w:rPr>
          <w:spacing w:val="-2"/>
          <w:sz w:val="21"/>
          <w:szCs w:val="24"/>
        </w:rPr>
        <w:t>.</w:t>
      </w:r>
    </w:p>
    <w:p w:rsidR="00331539" w:rsidRDefault="007F2289" w14:paraId="485F899A" w14:textId="77777777">
      <w:pPr>
        <w:pStyle w:val="Prrafodelista"/>
        <w:numPr>
          <w:ilvl w:val="0"/>
          <w:numId w:val="2"/>
        </w:numPr>
        <w:tabs>
          <w:tab w:val="left" w:pos="720"/>
        </w:tabs>
        <w:spacing w:before="173" w:line="175" w:lineRule="auto"/>
        <w:ind w:right="715"/>
        <w:rPr>
          <w:sz w:val="24"/>
          <w:szCs w:val="24"/>
        </w:rPr>
      </w:pPr>
      <w:r>
        <w:rPr>
          <w:sz w:val="21"/>
          <w:szCs w:val="24"/>
        </w:rPr>
        <w:t>Se aplican las medidas técnicas y organizativas adecuadas para proteger los datos personales (es decir, cifrado, seguridad y controles de acceso) y estas han sido evaluadas por las áreas pertinentes, como la de TI.</w:t>
      </w:r>
    </w:p>
    <w:p w:rsidR="00331539" w:rsidRDefault="007F2289" w14:paraId="142EC692" w14:textId="77777777">
      <w:pPr>
        <w:pStyle w:val="Textoindependiente"/>
        <w:spacing w:before="15"/>
        <w:ind w:left="720"/>
      </w:pPr>
      <w:r>
        <w:rPr>
          <w:sz w:val="21"/>
        </w:rPr>
        <w:t xml:space="preserve">evaluadas por los departamentos pertinentes, como el de </w:t>
      </w:r>
      <w:r>
        <w:rPr>
          <w:spacing w:val="-5"/>
          <w:sz w:val="21"/>
        </w:rPr>
        <w:t>TI.</w:t>
      </w:r>
    </w:p>
    <w:p w:rsidR="00331539" w:rsidRDefault="007F2289" w14:paraId="6184788C" w14:textId="77777777">
      <w:pPr>
        <w:pStyle w:val="Prrafodelista"/>
        <w:numPr>
          <w:ilvl w:val="0"/>
          <w:numId w:val="2"/>
        </w:numPr>
        <w:tabs>
          <w:tab w:val="left" w:pos="720"/>
        </w:tabs>
        <w:spacing w:before="158" w:line="175" w:lineRule="auto"/>
        <w:ind w:right="712"/>
        <w:rPr>
          <w:sz w:val="24"/>
          <w:szCs w:val="24"/>
        </w:rPr>
      </w:pPr>
      <w:r>
        <w:rPr>
          <w:sz w:val="21"/>
          <w:szCs w:val="24"/>
        </w:rPr>
        <w:t xml:space="preserve">Los datos personales altamente sensibles o confidenciales se marcan como tales y se protegen </w:t>
      </w:r>
      <w:r>
        <w:rPr>
          <w:spacing w:val="-2"/>
          <w:sz w:val="21"/>
          <w:szCs w:val="24"/>
        </w:rPr>
        <w:t>en consecuencia.</w:t>
      </w:r>
    </w:p>
    <w:p w:rsidR="00331539" w:rsidRDefault="007F2289" w14:paraId="321184D4" w14:textId="77777777">
      <w:pPr>
        <w:pStyle w:val="Prrafodelista"/>
        <w:numPr>
          <w:ilvl w:val="0"/>
          <w:numId w:val="2"/>
        </w:numPr>
        <w:tabs>
          <w:tab w:val="left" w:pos="720"/>
        </w:tabs>
        <w:spacing w:before="173" w:line="175" w:lineRule="auto"/>
        <w:ind w:right="713"/>
        <w:rPr>
          <w:sz w:val="24"/>
          <w:szCs w:val="24"/>
        </w:rPr>
      </w:pPr>
      <w:r>
        <w:rPr>
          <w:sz w:val="21"/>
          <w:szCs w:val="24"/>
        </w:rPr>
        <w:t>Se han aplicado técnicas de seudonimización o anonimización a los datos personales siempre que ha sido posible.</w:t>
      </w:r>
    </w:p>
    <w:p w:rsidR="00331539" w:rsidRDefault="007F2289" w14:paraId="6521770E" w14:textId="77777777">
      <w:pPr>
        <w:pStyle w:val="Prrafodelista"/>
        <w:numPr>
          <w:ilvl w:val="0"/>
          <w:numId w:val="2"/>
        </w:numPr>
        <w:tabs>
          <w:tab w:val="left" w:pos="720"/>
        </w:tabs>
        <w:spacing w:before="173" w:line="175" w:lineRule="auto"/>
        <w:ind w:right="713"/>
        <w:rPr>
          <w:sz w:val="24"/>
          <w:szCs w:val="24"/>
        </w:rPr>
      </w:pPr>
      <w:r>
        <w:rPr>
          <w:sz w:val="21"/>
          <w:szCs w:val="24"/>
        </w:rPr>
        <w:t>Usted comprende los principales riesgos para los datos personales en su área y los controles establecidos para mitigarlos.</w:t>
      </w:r>
    </w:p>
    <w:p w:rsidR="00331539" w:rsidRDefault="007F2289" w14:paraId="4FE13D36" w14:textId="77777777">
      <w:pPr>
        <w:pStyle w:val="Prrafodelista"/>
        <w:numPr>
          <w:ilvl w:val="0"/>
          <w:numId w:val="2"/>
        </w:numPr>
        <w:tabs>
          <w:tab w:val="left" w:pos="720"/>
        </w:tabs>
        <w:spacing w:before="173" w:line="175" w:lineRule="auto"/>
        <w:ind w:right="715"/>
        <w:rPr>
          <w:sz w:val="24"/>
          <w:szCs w:val="24"/>
        </w:rPr>
      </w:pPr>
      <w:r>
        <w:rPr>
          <w:sz w:val="21"/>
          <w:szCs w:val="24"/>
        </w:rPr>
        <w:t>Las actividades de tratamiento que afectan a los datos personales se registran y se mantienen actualizadas en el registro de 2B Advice.</w:t>
      </w:r>
    </w:p>
    <w:p w:rsidR="00331539" w:rsidRDefault="007F2289" w14:paraId="0EF61464" w14:textId="77777777">
      <w:pPr>
        <w:pStyle w:val="Prrafodelista"/>
        <w:numPr>
          <w:ilvl w:val="0"/>
          <w:numId w:val="2"/>
        </w:numPr>
        <w:tabs>
          <w:tab w:val="left" w:pos="719"/>
        </w:tabs>
        <w:spacing w:before="103" w:line="402" w:lineRule="exact"/>
        <w:ind w:left="719" w:hanging="359"/>
        <w:rPr>
          <w:sz w:val="24"/>
          <w:szCs w:val="24"/>
        </w:rPr>
      </w:pPr>
      <w:r>
        <w:rPr>
          <w:sz w:val="21"/>
          <w:szCs w:val="24"/>
        </w:rPr>
        <w:t xml:space="preserve">GRT elige terceros fiables para el tratamiento de </w:t>
      </w:r>
      <w:r>
        <w:rPr>
          <w:spacing w:val="-2"/>
          <w:sz w:val="21"/>
          <w:szCs w:val="24"/>
        </w:rPr>
        <w:t xml:space="preserve">datos </w:t>
      </w:r>
      <w:r>
        <w:rPr>
          <w:sz w:val="21"/>
          <w:szCs w:val="24"/>
        </w:rPr>
        <w:t>personales</w:t>
      </w:r>
      <w:r>
        <w:rPr>
          <w:spacing w:val="-2"/>
          <w:sz w:val="21"/>
          <w:szCs w:val="24"/>
        </w:rPr>
        <w:t>.</w:t>
      </w:r>
    </w:p>
    <w:p w:rsidR="00331539" w:rsidRDefault="007F2289" w14:paraId="1178F6A8" w14:textId="77777777">
      <w:pPr>
        <w:pStyle w:val="Prrafodelista"/>
        <w:numPr>
          <w:ilvl w:val="0"/>
          <w:numId w:val="2"/>
        </w:numPr>
        <w:tabs>
          <w:tab w:val="left" w:pos="720"/>
        </w:tabs>
        <w:spacing w:before="64" w:line="175" w:lineRule="auto"/>
        <w:ind w:right="715"/>
        <w:rPr>
          <w:sz w:val="24"/>
          <w:szCs w:val="24"/>
        </w:rPr>
      </w:pPr>
      <w:r>
        <w:rPr>
          <w:sz w:val="21"/>
          <w:szCs w:val="24"/>
        </w:rPr>
        <w:t>Los terceros que tratan datos personales en nombre de GRT están obligados contractualmente a ayudar a GRT a cumplir los requisitos legales en materia de protección de datos.</w:t>
      </w:r>
    </w:p>
    <w:p w:rsidR="00331539" w:rsidRDefault="00331539" w14:paraId="689B3297" w14:textId="77777777">
      <w:pPr>
        <w:pStyle w:val="Textoindependiente"/>
        <w:spacing w:before="0"/>
      </w:pPr>
    </w:p>
    <w:p w:rsidR="00331539" w:rsidRDefault="00331539" w14:paraId="24F0C777" w14:textId="77777777">
      <w:pPr>
        <w:pStyle w:val="Textoindependiente"/>
        <w:spacing w:before="113"/>
      </w:pPr>
    </w:p>
    <w:p w:rsidR="00331539" w:rsidRDefault="007F2289" w14:paraId="4420D654" w14:textId="77777777">
      <w:pPr>
        <w:pStyle w:val="Ttulo1"/>
        <w:numPr>
          <w:ilvl w:val="1"/>
          <w:numId w:val="5"/>
        </w:numPr>
        <w:tabs>
          <w:tab w:val="left" w:pos="1132"/>
        </w:tabs>
        <w:ind w:hanging="1132"/>
      </w:pPr>
      <w:bookmarkStart w:name="5.8_Templates_and_forms_required_for_the" w:id="14"/>
      <w:bookmarkEnd w:id="14"/>
      <w:r>
        <w:rPr>
          <w:sz w:val="21"/>
        </w:rPr>
        <w:t xml:space="preserve">Plantillas y formularios necesarios para el </w:t>
      </w:r>
      <w:r>
        <w:rPr>
          <w:spacing w:val="-2"/>
          <w:sz w:val="21"/>
        </w:rPr>
        <w:t>proceso</w:t>
      </w:r>
    </w:p>
    <w:p w:rsidR="00331539" w:rsidRDefault="007F2289" w14:paraId="3ACB33E6" w14:textId="77777777">
      <w:pPr>
        <w:pStyle w:val="Prrafodelista"/>
        <w:numPr>
          <w:ilvl w:val="0"/>
          <w:numId w:val="1"/>
        </w:numPr>
        <w:tabs>
          <w:tab w:val="left" w:pos="707"/>
        </w:tabs>
        <w:spacing w:before="134"/>
        <w:ind w:left="707" w:hanging="347"/>
        <w:rPr>
          <w:sz w:val="24"/>
        </w:rPr>
      </w:pPr>
      <w:r>
        <w:rPr>
          <w:sz w:val="21"/>
        </w:rPr>
        <w:t xml:space="preserve">Plantilla para comunicar las violaciones de datos personales a </w:t>
      </w:r>
      <w:r>
        <w:rPr>
          <w:spacing w:val="-2"/>
          <w:sz w:val="21"/>
        </w:rPr>
        <w:t xml:space="preserve">las personas </w:t>
      </w:r>
      <w:r>
        <w:rPr>
          <w:sz w:val="21"/>
        </w:rPr>
        <w:t>afectadas</w:t>
      </w:r>
      <w:r>
        <w:rPr>
          <w:spacing w:val="-2"/>
          <w:sz w:val="21"/>
        </w:rPr>
        <w:t>.</w:t>
      </w:r>
    </w:p>
    <w:p w:rsidR="00331539" w:rsidRDefault="00331539" w14:paraId="2092E12A" w14:textId="77777777">
      <w:pPr>
        <w:pStyle w:val="Textoindependiente"/>
        <w:spacing w:before="0"/>
      </w:pPr>
    </w:p>
    <w:p w:rsidR="00331539" w:rsidRDefault="00331539" w14:paraId="3DD4BD3C" w14:textId="77777777">
      <w:pPr>
        <w:pStyle w:val="Textoindependiente"/>
        <w:spacing w:before="70"/>
      </w:pPr>
    </w:p>
    <w:p w:rsidR="00331539" w:rsidRDefault="007F2289" w14:paraId="256C6A62" w14:textId="77777777">
      <w:pPr>
        <w:pStyle w:val="Ttulo1"/>
        <w:numPr>
          <w:ilvl w:val="0"/>
          <w:numId w:val="5"/>
        </w:numPr>
        <w:tabs>
          <w:tab w:val="left" w:pos="719"/>
        </w:tabs>
        <w:ind w:left="719" w:hanging="719"/>
      </w:pPr>
      <w:bookmarkStart w:name="6_References" w:id="15"/>
      <w:bookmarkEnd w:id="15"/>
      <w:r>
        <w:rPr>
          <w:spacing w:val="-2"/>
          <w:sz w:val="21"/>
        </w:rPr>
        <w:t>Referencias</w:t>
      </w:r>
    </w:p>
    <w:p w:rsidR="00331539" w:rsidRDefault="007F2289" w14:paraId="4B3A054C" w14:textId="77777777">
      <w:pPr>
        <w:pStyle w:val="Textoindependiente"/>
      </w:pPr>
      <w:r>
        <w:rPr>
          <w:sz w:val="21"/>
        </w:rPr>
        <w:t xml:space="preserve">Procedimiento operativo estándar sobre la gestión de </w:t>
      </w:r>
      <w:r>
        <w:rPr>
          <w:spacing w:val="-2"/>
          <w:sz w:val="21"/>
        </w:rPr>
        <w:t xml:space="preserve">incidentes </w:t>
      </w:r>
      <w:r>
        <w:rPr>
          <w:sz w:val="21"/>
        </w:rPr>
        <w:t>de seguridad</w:t>
      </w:r>
      <w:r>
        <w:rPr>
          <w:spacing w:val="-2"/>
          <w:sz w:val="21"/>
        </w:rPr>
        <w:t>.</w:t>
      </w:r>
    </w:p>
    <w:p w:rsidR="00331539" w:rsidRDefault="00331539" w14:paraId="0BEA0A55" w14:textId="77777777">
      <w:pPr>
        <w:pStyle w:val="Textoindependiente"/>
        <w:spacing w:before="84"/>
      </w:pPr>
    </w:p>
    <w:p w:rsidRPr="00DE3D71" w:rsidR="00331539" w:rsidRDefault="007F2289" w14:paraId="2C9B0A90" w14:textId="77777777">
      <w:pPr>
        <w:pStyle w:val="Ttulo1"/>
        <w:numPr>
          <w:ilvl w:val="0"/>
          <w:numId w:val="5"/>
        </w:numPr>
        <w:tabs>
          <w:tab w:val="left" w:pos="719"/>
        </w:tabs>
        <w:ind w:left="719" w:hanging="719"/>
      </w:pPr>
      <w:bookmarkStart w:name="7_Historical_index" w:id="16"/>
      <w:bookmarkEnd w:id="16"/>
      <w:proofErr w:type="spellStart"/>
      <w:r>
        <w:rPr>
          <w:spacing w:val="-2"/>
          <w:sz w:val="21"/>
        </w:rPr>
        <w:t>Índice</w:t>
      </w:r>
      <w:proofErr w:type="spellEnd"/>
      <w:r>
        <w:rPr>
          <w:spacing w:val="-2"/>
          <w:sz w:val="21"/>
        </w:rPr>
        <w:t xml:space="preserve"> </w:t>
      </w:r>
      <w:r>
        <w:rPr>
          <w:sz w:val="21"/>
        </w:rPr>
        <w:t>histórico</w:t>
      </w:r>
    </w:p>
    <w:p w:rsidR="00DE3D71" w:rsidP="00DE3D71" w:rsidRDefault="00DE3D71" w14:paraId="15FF0388" w14:textId="6EAE9745">
      <w:pPr>
        <w:pStyle w:val="Ttulo1"/>
        <w:tabs>
          <w:tab w:val="left" w:pos="719"/>
        </w:tabs>
        <w:ind w:left="719" w:firstLine="0"/>
      </w:pPr>
    </w:p>
    <w:p w:rsidR="00331539" w:rsidRDefault="007F2289" w14:paraId="52F10C2E" w14:textId="77777777">
      <w:pPr>
        <w:pStyle w:val="Textoindependiente"/>
      </w:pPr>
      <w:r>
        <w:rPr>
          <w:spacing w:val="-5"/>
          <w:sz w:val="21"/>
        </w:rPr>
        <w:t>n/a</w:t>
      </w:r>
    </w:p>
    <w:p w:rsidR="00331539" w:rsidRDefault="00331539" w14:paraId="046D20B3" w14:textId="77777777">
      <w:pPr>
        <w:pStyle w:val="Textoindependiente"/>
        <w:sectPr w:rsidR="00331539">
          <w:pgSz w:w="12240" w:h="15840" w:orient="portrait"/>
          <w:pgMar w:top="1580" w:right="720" w:bottom="280" w:left="1440" w:header="719" w:footer="0" w:gutter="0"/>
          <w:cols w:space="708"/>
        </w:sectPr>
      </w:pPr>
    </w:p>
    <w:p w:rsidR="00331539" w:rsidRDefault="00331539" w14:paraId="698C1A4A" w14:textId="77777777">
      <w:pPr>
        <w:pStyle w:val="Textoindependiente"/>
        <w:spacing w:before="1"/>
        <w:rPr>
          <w:sz w:val="7"/>
        </w:rPr>
      </w:pPr>
    </w:p>
    <w:tbl>
      <w:tblPr>
        <w:tblStyle w:val="TableNormal"/>
        <w:tblW w:w="0" w:type="auto"/>
        <w:tblInd w:w="7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822"/>
        <w:gridCol w:w="7556"/>
      </w:tblGrid>
      <w:tr w:rsidR="00331539" w14:paraId="12BAB312" w14:textId="77777777">
        <w:trPr>
          <w:trHeight w:val="633"/>
        </w:trPr>
        <w:tc>
          <w:tcPr>
            <w:tcW w:w="1822" w:type="dxa"/>
          </w:tcPr>
          <w:p w:rsidR="00331539" w:rsidRDefault="007F2289" w14:paraId="3ED9699E" w14:textId="77777777">
            <w:pPr>
              <w:pStyle w:val="TableParagraph"/>
              <w:spacing w:before="41"/>
              <w:ind w:left="122" w:right="113" w:firstLine="252"/>
              <w:rPr>
                <w:b/>
                <w:sz w:val="24"/>
              </w:rPr>
            </w:pPr>
            <w:r>
              <w:rPr>
                <w:b/>
                <w:spacing w:val="-2"/>
                <w:sz w:val="21"/>
              </w:rPr>
              <w:t>Revisión/</w:t>
            </w:r>
            <w:r>
              <w:rPr>
                <w:b/>
                <w:sz w:val="21"/>
              </w:rPr>
              <w:t>n.º de documento</w:t>
            </w:r>
          </w:p>
        </w:tc>
        <w:tc>
          <w:tcPr>
            <w:tcW w:w="7556" w:type="dxa"/>
          </w:tcPr>
          <w:p w:rsidR="00331539" w:rsidRDefault="007F2289" w14:paraId="35B598FB" w14:textId="77777777">
            <w:pPr>
              <w:pStyle w:val="TableParagraph"/>
              <w:spacing w:before="180"/>
              <w:ind w:left="9"/>
              <w:jc w:val="center"/>
              <w:rPr>
                <w:b/>
                <w:sz w:val="24"/>
              </w:rPr>
            </w:pPr>
            <w:r>
              <w:rPr>
                <w:b/>
                <w:sz w:val="21"/>
              </w:rPr>
              <w:t xml:space="preserve">Descripción de </w:t>
            </w:r>
            <w:r>
              <w:rPr>
                <w:b/>
                <w:spacing w:val="-2"/>
                <w:sz w:val="21"/>
              </w:rPr>
              <w:t>los cambios</w:t>
            </w:r>
          </w:p>
        </w:tc>
      </w:tr>
      <w:tr w:rsidR="00331539" w14:paraId="489A41AB" w14:textId="77777777">
        <w:trPr>
          <w:trHeight w:val="354"/>
        </w:trPr>
        <w:tc>
          <w:tcPr>
            <w:tcW w:w="1822" w:type="dxa"/>
          </w:tcPr>
          <w:p w:rsidR="00331539" w:rsidRDefault="007F2289" w14:paraId="1F7483DF" w14:textId="77777777">
            <w:pPr>
              <w:pStyle w:val="TableParagraph"/>
              <w:spacing w:before="41"/>
              <w:ind w:left="0" w:right="58"/>
              <w:jc w:val="center"/>
              <w:rPr>
                <w:sz w:val="24"/>
              </w:rPr>
            </w:pPr>
            <w:r>
              <w:rPr>
                <w:spacing w:val="-5"/>
                <w:sz w:val="21"/>
              </w:rPr>
              <w:t>01</w:t>
            </w:r>
          </w:p>
        </w:tc>
        <w:tc>
          <w:tcPr>
            <w:tcW w:w="7556" w:type="dxa"/>
          </w:tcPr>
          <w:p w:rsidR="00331539" w:rsidRDefault="007F2289" w14:paraId="53F3BCAE" w14:textId="77777777">
            <w:pPr>
              <w:pStyle w:val="TableParagraph"/>
              <w:spacing w:before="41"/>
              <w:ind w:left="69"/>
              <w:rPr>
                <w:sz w:val="24"/>
              </w:rPr>
            </w:pPr>
            <w:r>
              <w:rPr>
                <w:sz w:val="21"/>
              </w:rPr>
              <w:t xml:space="preserve">Nuevo </w:t>
            </w:r>
            <w:r>
              <w:rPr>
                <w:spacing w:val="-2"/>
                <w:sz w:val="21"/>
              </w:rPr>
              <w:t>documento</w:t>
            </w:r>
          </w:p>
        </w:tc>
      </w:tr>
    </w:tbl>
    <w:p w:rsidR="00331539" w:rsidRDefault="00331539" w14:paraId="60D60A85" w14:textId="77777777"/>
    <w:p w:rsidR="008B6205" w:rsidRDefault="008B6205" w14:paraId="28D77BA8" w14:textId="510EF921">
      <w:pPr>
        <w:rPr>
          <w:sz w:val="24"/>
          <w:szCs w:val="24"/>
        </w:rPr>
      </w:pPr>
      <w:r>
        <w:br w:type="page"/>
      </w:r>
    </w:p>
    <w:p w:rsidRPr="00386D70" w:rsidR="008B6205" w:rsidP="41ABAA2C" w:rsidRDefault="008B6205" w14:paraId="1683C475" w14:textId="38EDE6B7">
      <w:pPr>
        <w:pStyle w:val="Textoindependiente"/>
        <w:spacing w:before="0"/>
        <w:rPr>
          <w:ins w:author="Erik Mateos" w:date="2026-04-22T17:51:07.212Z" w16du:dateUtc="2026-04-22T17:51:07.212Z" w:id="1806671318"/>
          <w:color w:val="1F497D" w:themeColor="text2" w:themeTint="FF" w:themeShade="FF"/>
          <w:sz w:val="21"/>
          <w:szCs w:val="21"/>
          <w:lang w:val="es-ES"/>
        </w:rPr>
      </w:pPr>
      <w:r w:rsidRPr="41ABAA2C" w:rsidR="41ABAA2C">
        <w:rPr>
          <w:color w:val="1F497D" w:themeColor="text2" w:themeTint="FF" w:themeShade="FF"/>
        </w:rPr>
        <w:t xml:space="preserve">8. </w:t>
      </w:r>
      <w:r w:rsidRPr="41ABAA2C" w:rsidR="41ABAA2C">
        <w:rPr>
          <w:b w:val="1"/>
          <w:bCs w:val="1"/>
          <w:color w:val="1F497D" w:themeColor="text2" w:themeTint="FF" w:themeShade="FF"/>
          <w:rPrChange w:author="Erick Mateos Molina" w:date="2025-11-12T12:43:00Z" w16du:dateUtc="2025-11-12T18:43:00Z" w:id="1424573291"/>
        </w:rPr>
        <w:t>Apéndi</w:t>
      </w:r>
      <w:r w:rsidRPr="41ABAA2C" w:rsidR="41ABAA2C">
        <w:rPr>
          <w:b w:val="1"/>
          <w:bCs w:val="1"/>
          <w:color w:val="1F497D" w:themeColor="text2" w:themeTint="FF" w:themeShade="FF"/>
          <w:rPrChange w:author="Erick Mateos Molina" w:date="2025-11-12T12:43:00Z" w16du:dateUtc="2025-11-12T18:43:00Z" w:id="305034200"/>
        </w:rPr>
        <w:t>ce</w:t>
      </w:r>
      <w:r w:rsidRPr="41ABAA2C" w:rsidR="41ABAA2C">
        <w:rPr>
          <w:b w:val="1"/>
          <w:bCs w:val="1"/>
          <w:color w:val="1F497D" w:themeColor="text2" w:themeTint="FF" w:themeShade="FF"/>
          <w:rPrChange w:author="Erick Mateos Molina" w:date="2025-11-12T12:43:00Z" w16du:dateUtc="2025-11-12T18:43:00Z" w:id="511851756"/>
        </w:rPr>
        <w:t xml:space="preserve"> 1: México</w:t>
      </w:r>
      <w:r w:rsidRPr="41ABAA2C" w:rsidR="41ABAA2C">
        <w:rPr>
          <w:color w:val="1F497D" w:themeColor="text2" w:themeTint="FF" w:themeShade="FF"/>
        </w:rPr>
        <w:t xml:space="preserve"> </w:t>
      </w:r>
    </w:p>
    <w:p w:rsidRPr="00386D70" w:rsidR="008B6205" w:rsidP="41ABAA2C" w:rsidRDefault="008B6205" w14:paraId="766176EC" w14:textId="332AED44">
      <w:pPr>
        <w:pStyle w:val="Textoindependiente"/>
        <w:spacing w:before="0"/>
        <w:rPr>
          <w:ins w:author="Erik Mateos" w:date="2026-04-22T17:51:08.417Z" w16du:dateUtc="2026-04-22T17:51:08.417Z" w:id="317562711"/>
          <w:color w:val="1F497D" w:themeColor="text2" w:themeTint="FF" w:themeShade="FF"/>
          <w:sz w:val="21"/>
          <w:szCs w:val="21"/>
          <w:lang w:val="es-ES"/>
        </w:rPr>
      </w:pPr>
    </w:p>
    <w:p w:rsidRPr="00386D70" w:rsidR="008B6205" w:rsidP="41ABAA2C" w:rsidRDefault="008B6205" w14:paraId="4BCB292B" w14:textId="072B7F7C">
      <w:pPr>
        <w:pStyle w:val="Textoindependiente"/>
        <w:spacing w:before="0"/>
        <w:rPr>
          <w:b w:val="1"/>
          <w:bCs w:val="1"/>
          <w:color w:val="1F497D" w:themeColor="text2" w:themeTint="FF" w:themeShade="FF"/>
          <w:sz w:val="21"/>
          <w:szCs w:val="21"/>
          <w:lang w:val="es-ES"/>
        </w:rPr>
      </w:pPr>
      <w:r w:rsidRPr="41ABAA2C" w:rsidR="41ABAA2C">
        <w:rPr>
          <w:b w:val="1"/>
          <w:bCs w:val="1"/>
          <w:color w:val="1F497D" w:themeColor="text2" w:themeTint="FF" w:themeShade="FF"/>
          <w:sz w:val="21"/>
          <w:szCs w:val="21"/>
          <w:lang w:val="es-ES"/>
        </w:rPr>
        <w:t>8.</w:t>
      </w:r>
      <w:r w:rsidRPr="41ABAA2C" w:rsidR="41ABAA2C">
        <w:rPr>
          <w:b w:val="1"/>
          <w:bCs w:val="1"/>
          <w:color w:val="1F497D" w:themeColor="text2" w:themeTint="FF" w:themeShade="FF"/>
          <w:sz w:val="21"/>
          <w:szCs w:val="21"/>
          <w:lang w:val="es-ES"/>
        </w:rPr>
        <w:t>1. Objetivo</w:t>
      </w:r>
    </w:p>
    <w:p w:rsidRPr="00386D70" w:rsidR="008B6205" w:rsidP="41ABAA2C" w:rsidRDefault="008B6205" w14:paraId="4BF73900" w14:textId="6D43FF9A">
      <w:pPr>
        <w:jc w:val="both"/>
        <w:rPr>
          <w:color w:val="1F497D" w:themeColor="text2" w:themeTint="FF" w:themeShade="FF"/>
          <w:sz w:val="21"/>
          <w:szCs w:val="21"/>
          <w:lang w:val="es-ES"/>
        </w:rPr>
      </w:pPr>
      <w:r w:rsidRPr="41ABAA2C" w:rsidR="41ABAA2C">
        <w:rPr>
          <w:color w:val="1F497D" w:themeColor="text2" w:themeTint="FF" w:themeShade="FF"/>
          <w:sz w:val="21"/>
          <w:szCs w:val="21"/>
          <w:lang w:val="es-ES"/>
        </w:rPr>
        <w:t xml:space="preserve">El presente Apéndice tiene por objeto adaptar la Política Global para vulneraciones de seguridad de </w:t>
      </w:r>
      <w:r w:rsidRPr="41ABAA2C" w:rsidR="41ABAA2C">
        <w:rPr>
          <w:color w:val="1F497D" w:themeColor="text2" w:themeTint="FF" w:themeShade="FF"/>
          <w:sz w:val="21"/>
          <w:szCs w:val="21"/>
          <w:lang w:val="es-ES"/>
        </w:rPr>
        <w:t>Grünenthal</w:t>
      </w:r>
      <w:r w:rsidRPr="41ABAA2C" w:rsidR="41ABAA2C">
        <w:rPr>
          <w:color w:val="1F497D" w:themeColor="text2" w:themeTint="FF" w:themeShade="FF"/>
          <w:sz w:val="21"/>
          <w:szCs w:val="21"/>
          <w:lang w:val="es-ES"/>
        </w:rPr>
        <w:t xml:space="preserve"> a la normativa mexicana en materia de protección de datos personales</w:t>
      </w:r>
      <w:r w:rsidRPr="41ABAA2C" w:rsidR="41ABAA2C">
        <w:rPr>
          <w:color w:val="1F497D" w:themeColor="text2" w:themeTint="FF" w:themeShade="FF"/>
          <w:sz w:val="21"/>
          <w:szCs w:val="21"/>
          <w:lang w:val="es-ES"/>
        </w:rPr>
        <w:t>.</w:t>
      </w:r>
    </w:p>
    <w:p w:rsidR="00DA46B5" w:rsidP="41ABAA2C" w:rsidRDefault="00DA46B5" w14:paraId="4E7C8954" w14:textId="77777777">
      <w:pPr>
        <w:widowControl w:val="1"/>
        <w:autoSpaceDE/>
        <w:autoSpaceDN/>
        <w:spacing w:line="276" w:lineRule="auto"/>
        <w:contextualSpacing w:val="1"/>
        <w:jc w:val="both"/>
        <w:rPr>
          <w:color w:val="1F497D" w:themeColor="text2" w:themeTint="FF" w:themeShade="FF"/>
          <w:sz w:val="21"/>
          <w:szCs w:val="21"/>
          <w:lang w:val="es-ES"/>
        </w:rPr>
      </w:pPr>
    </w:p>
    <w:p w:rsidRPr="00DA46B5" w:rsidR="008B6205" w:rsidP="41ABAA2C" w:rsidRDefault="008B6205" w14:paraId="6652A1CB" w14:textId="3AF8355D">
      <w:pPr>
        <w:pStyle w:val="Prrafodelista"/>
        <w:widowControl w:val="1"/>
        <w:autoSpaceDE/>
        <w:autoSpaceDN/>
        <w:spacing w:line="276" w:lineRule="auto"/>
        <w:ind w:left="360"/>
        <w:contextualSpacing w:val="1"/>
        <w:jc w:val="both"/>
        <w:rPr>
          <w:b w:val="1"/>
          <w:bCs w:val="1"/>
          <w:color w:val="1F497D" w:themeColor="text2" w:themeTint="FF" w:themeShade="FF"/>
          <w:sz w:val="21"/>
          <w:szCs w:val="21"/>
          <w:lang w:val="es-ES"/>
          <w:rPrChange w:author="" w16du:dateUtc="2025-11-12T18:34:00Z" w:id="115082821">
            <w:rPr>
              <w:lang w:val="es-ES"/>
            </w:rPr>
          </w:rPrChange>
        </w:rPr>
      </w:pPr>
      <w:r w:rsidRPr="41ABAA2C" w:rsidR="41ABAA2C">
        <w:rPr>
          <w:b w:val="1"/>
          <w:bCs w:val="1"/>
          <w:color w:val="1F497D" w:themeColor="text2" w:themeTint="FF" w:themeShade="FF"/>
          <w:sz w:val="21"/>
          <w:szCs w:val="21"/>
          <w:lang w:val="es-ES"/>
        </w:rPr>
        <w:t xml:space="preserve">8.2 Ámbito </w:t>
      </w:r>
    </w:p>
    <w:p w:rsidRPr="00386D70" w:rsidR="008B6205" w:rsidP="41ABAA2C" w:rsidRDefault="008B6205" w14:paraId="0B15DF10"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El presente Apéndice y los procedimientos que en él se establecen serán aplicables cuando ocurra una vulneración de datos personales y, por motivo del territorio de origen de los datos, los efectos del tratamiento o cualquier otro criterio previsto en la legislación aplicable o en el derecho internacional, resulte aplicable la normativa mexicana en materia de protección de datos personales.</w:t>
      </w:r>
    </w:p>
    <w:p w:rsidR="003D503B" w:rsidP="41ABAA2C" w:rsidRDefault="003D503B" w14:paraId="13621EC7"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008B6205" w:rsidP="41ABAA2C" w:rsidRDefault="008B6205" w14:paraId="611B1505" w14:textId="46E9D376">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 xml:space="preserve">Este Apéndice deberá de ser complementado con las políticas locales en materia vulneraciones de seguridad o de datos personales adoptadas por las filiales de GRT, en particular por </w:t>
      </w:r>
      <w:r w:rsidRPr="41ABAA2C" w:rsidR="41ABAA2C">
        <w:rPr>
          <w:rFonts w:ascii="Arial" w:hAnsi="Arial" w:eastAsia="Arial" w:cs="Arial"/>
          <w:color w:val="1F497D" w:themeColor="text2" w:themeTint="FF" w:themeShade="FF"/>
          <w:sz w:val="21"/>
          <w:szCs w:val="21"/>
          <w:lang w:val="es-ES" w:eastAsia="en-US"/>
        </w:rPr>
        <w:t>Grünenthal</w:t>
      </w:r>
      <w:r w:rsidRPr="41ABAA2C" w:rsidR="41ABAA2C">
        <w:rPr>
          <w:rFonts w:ascii="Arial" w:hAnsi="Arial" w:eastAsia="Arial" w:cs="Arial"/>
          <w:color w:val="1F497D" w:themeColor="text2" w:themeTint="FF" w:themeShade="FF"/>
          <w:sz w:val="21"/>
          <w:szCs w:val="21"/>
          <w:lang w:val="es-ES" w:eastAsia="en-US"/>
        </w:rPr>
        <w:t xml:space="preserve"> de México, S.A. de C.V., las cuales desarrollan con mayor detalle los roles, procedimientos y metodologías necesarios para garantizar el cumplimiento de la normativa mexicana. </w:t>
      </w:r>
    </w:p>
    <w:p w:rsidR="41ABAA2C" w:rsidP="41ABAA2C" w:rsidRDefault="41ABAA2C" w14:paraId="36CC97BC" w14:textId="56D8DA90">
      <w:pPr>
        <w:pStyle w:val="NormalWeb"/>
        <w:spacing w:before="0" w:beforeAutospacing="off" w:after="0" w:afterAutospacing="off"/>
        <w:jc w:val="both"/>
        <w:rPr>
          <w:rFonts w:ascii="Arial" w:hAnsi="Arial" w:eastAsia="Arial" w:cs="Arial"/>
          <w:b w:val="1"/>
          <w:bCs w:val="1"/>
          <w:color w:val="1F497D" w:themeColor="text2" w:themeTint="FF" w:themeShade="FF"/>
          <w:sz w:val="21"/>
          <w:szCs w:val="21"/>
          <w:u w:val="single"/>
          <w:lang w:val="es-ES"/>
        </w:rPr>
      </w:pPr>
    </w:p>
    <w:p w:rsidRPr="00DA46B5" w:rsidR="008B6205" w:rsidP="41ABAA2C" w:rsidRDefault="008B6205" w14:paraId="67024119" w14:textId="6D186AD5">
      <w:pPr>
        <w:pStyle w:val="NormalWeb"/>
        <w:spacing w:before="0" w:beforeAutospacing="off" w:after="0" w:afterAutospacing="off"/>
        <w:jc w:val="both"/>
        <w:rPr>
          <w:rFonts w:ascii="Arial" w:hAnsi="Arial" w:eastAsia="Arial" w:cs="Arial"/>
          <w:b w:val="1"/>
          <w:bCs w:val="1"/>
          <w:color w:val="1F497D" w:themeColor="text2" w:themeTint="FF" w:themeShade="FF"/>
          <w:sz w:val="21"/>
          <w:szCs w:val="21"/>
          <w:u w:val="none"/>
          <w:lang w:val="es-ES" w:eastAsia="en-US"/>
        </w:rPr>
      </w:pPr>
      <w:r w:rsidRPr="41ABAA2C" w:rsidR="41ABAA2C">
        <w:rPr>
          <w:rFonts w:ascii="Arial" w:hAnsi="Arial" w:eastAsia="Arial" w:cs="Arial"/>
          <w:b w:val="1"/>
          <w:bCs w:val="1"/>
          <w:color w:val="1F497D" w:themeColor="text2" w:themeTint="FF" w:themeShade="FF"/>
          <w:sz w:val="21"/>
          <w:szCs w:val="21"/>
          <w:u w:val="none"/>
          <w:lang w:val="es-ES"/>
        </w:rPr>
        <w:t>8.3 Responsabilidad</w:t>
      </w:r>
    </w:p>
    <w:p w:rsidR="008B6205" w:rsidP="41ABAA2C" w:rsidRDefault="008B6205" w14:paraId="5C884594"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 xml:space="preserve">El segmento 3, Responsabilidades, de la Política Global de GRT se mantendrá con las siguientes modificaciones: </w:t>
      </w:r>
    </w:p>
    <w:p w:rsidRPr="00386D70" w:rsidR="003D503B" w:rsidP="41ABAA2C" w:rsidRDefault="003D503B" w14:paraId="40A68AF1"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Pr="00386D70" w:rsidR="008B6205" w:rsidP="41ABAA2C" w:rsidRDefault="008B6205" w14:paraId="72E23560" w14:textId="77777777">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7D8C95EE">
        <w:rPr>
          <w:rFonts w:ascii="Arial" w:hAnsi="Arial" w:eastAsia="Arial" w:cs="Arial"/>
          <w:b w:val="1"/>
          <w:bCs w:val="1"/>
          <w:color w:val="1F497D" w:themeColor="text2" w:themeTint="FF" w:themeShade="FF"/>
          <w:sz w:val="21"/>
          <w:szCs w:val="21"/>
          <w:lang w:val="es-ES" w:eastAsia="en-US"/>
        </w:rPr>
        <w:t>Empleados:</w:t>
      </w:r>
      <w:r w:rsidRPr="41ABAA2C" w:rsidR="7D8C95EE">
        <w:rPr>
          <w:rFonts w:ascii="Arial" w:hAnsi="Arial" w:eastAsia="Arial" w:cs="Arial"/>
          <w:color w:val="1F497D" w:themeColor="text2" w:themeTint="FF" w:themeShade="FF"/>
          <w:sz w:val="21"/>
          <w:szCs w:val="21"/>
          <w:lang w:val="es-ES" w:eastAsia="en-US"/>
        </w:rPr>
        <w:t xml:space="preserve"> se sustituye la obligación de notificar al responsable alemán de protección de datos personales; en su lugar, deberán notificar al Equipo de Protección de Datos correspondiente a la filial. En caso de ser la filiar en México </w:t>
      </w:r>
      <w:r w:rsidRPr="41ABAA2C" w:rsidR="7D8C95EE">
        <w:rPr>
          <w:rFonts w:ascii="Arial" w:hAnsi="Arial" w:eastAsia="Arial" w:cs="Arial"/>
          <w:color w:val="1F497D" w:themeColor="text2" w:themeTint="FF" w:themeShade="FF"/>
          <w:sz w:val="21"/>
          <w:szCs w:val="21"/>
          <w:lang w:val="es-ES" w:eastAsia="en-US"/>
        </w:rPr>
        <w:t>(</w:t>
      </w:r>
      <w:ins w:author="Erick Mateos Molina" w:date="2025-11-12T12:32:00Z" w16du:dateUtc="2025-11-12T18:32:00Z" w:id="1578487724">
        <w:r>
          <w:fldChar w:fldCharType="begin"/>
        </w:r>
        <w:r w:rsidRPr="41ABAA2C">
          <w:rPr>
            <w:rFonts w:ascii="Arial" w:hAnsi="Arial" w:eastAsia="Arial" w:cs="Arial"/>
            <w:sz w:val="21"/>
            <w:szCs w:val="21"/>
            <w:lang w:val="es-ES"/>
          </w:rPr>
          <w:instrText xml:space="preserve">HYPERLINK "mailto:Datos.PersonalesMX@grunenthal.com"</w:instrText>
        </w:r>
        <w:r w:rsidRPr="00324CF3">
          <w:rPr>
            <w:rFonts w:ascii="Arial" w:hAnsi="Arial" w:eastAsia="Arial" w:cs="Arial"/>
            <w:sz w:val="21"/>
            <w:szCs w:val="21"/>
            <w:lang w:val="es-ES"/>
          </w:rPr>
        </w:r>
        <w:r w:rsidRPr="41ABAA2C">
          <w:rPr>
            <w:rFonts w:ascii="Arial" w:hAnsi="Arial" w:eastAsia="Arial" w:cs="Arial"/>
            <w:sz w:val="21"/>
            <w:szCs w:val="21"/>
            <w:lang w:val="es-ES"/>
          </w:rPr>
          <w:fldChar w:fldCharType="separate"/>
        </w:r>
      </w:ins>
      <w:r w:rsidRPr="41ABAA2C" w:rsidR="7D8C95EE">
        <w:rPr>
          <w:rStyle w:val="Hipervnculo"/>
          <w:rFonts w:ascii="Arial" w:hAnsi="Arial" w:eastAsia="Arial" w:cs="Arial"/>
          <w:color w:val="1F497D" w:themeColor="text2" w:themeTint="FF" w:themeShade="FF"/>
          <w:sz w:val="21"/>
          <w:szCs w:val="21"/>
          <w:lang w:val="es-ES"/>
        </w:rPr>
        <w:t>Datos.PersonalesMX@grunenthal.com</w:t>
      </w:r>
      <w:ins w:author="Erick Mateos Molina" w:date="2025-11-12T12:32:00Z" w16du:dateUtc="2025-11-12T18:32:00Z" w:id="1578487724">
        <w:r w:rsidRPr="41ABAA2C">
          <w:rPr>
            <w:rFonts w:ascii="Arial" w:hAnsi="Arial" w:eastAsia="Arial" w:cs="Arial"/>
            <w:sz w:val="21"/>
            <w:szCs w:val="21"/>
            <w:lang w:val="es-ES"/>
          </w:rPr>
          <w:fldChar w:fldCharType="end"/>
        </w:r>
      </w:ins>
      <w:r w:rsidRPr="41ABAA2C" w:rsidR="7D8C95EE">
        <w:rPr>
          <w:rFonts w:ascii="Arial" w:hAnsi="Arial" w:eastAsia="Arial" w:cs="Arial"/>
          <w:color w:val="1F497D" w:themeColor="text2" w:themeTint="FF" w:themeShade="FF"/>
          <w:sz w:val="21"/>
          <w:szCs w:val="21"/>
          <w:lang w:val="es-ES"/>
        </w:rPr>
        <w:t>).</w:t>
      </w:r>
    </w:p>
    <w:p w:rsidRPr="00386D70" w:rsidR="008B6205" w:rsidP="41ABAA2C" w:rsidRDefault="008B6205" w14:paraId="6B269251" w14:textId="77777777">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TI Global:</w:t>
      </w:r>
      <w:r w:rsidRPr="41ABAA2C" w:rsidR="41ABAA2C">
        <w:rPr>
          <w:rFonts w:ascii="Arial" w:hAnsi="Arial" w:eastAsia="Arial" w:cs="Arial"/>
          <w:color w:val="1F497D" w:themeColor="text2" w:themeTint="FF" w:themeShade="FF"/>
          <w:sz w:val="21"/>
          <w:szCs w:val="21"/>
          <w:lang w:val="es-ES" w:eastAsia="en-US"/>
        </w:rPr>
        <w:t xml:space="preserve"> sin adecuaciones.</w:t>
      </w:r>
    </w:p>
    <w:p w:rsidRPr="00386D70" w:rsidR="008B6205" w:rsidP="41ABAA2C" w:rsidRDefault="008B6205" w14:paraId="41C82397" w14:textId="69113E0B">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Equipo de Protección de Datos de la Filial (denominado en México como Departamento de Datos Personales):</w:t>
      </w:r>
      <w:r w:rsidRPr="41ABAA2C" w:rsidR="41ABAA2C">
        <w:rPr>
          <w:rFonts w:ascii="Arial" w:hAnsi="Arial" w:eastAsia="Arial" w:cs="Arial"/>
          <w:color w:val="1F497D" w:themeColor="text2" w:themeTint="FF" w:themeShade="FF"/>
          <w:sz w:val="21"/>
          <w:szCs w:val="21"/>
          <w:lang w:val="es-ES" w:eastAsia="en-US"/>
        </w:rPr>
        <w:t xml:space="preserve"> se elimina la obligación de notificar la vulneración a las autoridades correspondientes al no ser un requisito legal en México. </w:t>
      </w:r>
    </w:p>
    <w:p w:rsidRPr="00386D70" w:rsidR="008B6205" w:rsidP="41ABAA2C" w:rsidRDefault="008B6205" w14:paraId="360A1C91" w14:textId="5AB44410">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Delegado de Protección de Datos Mexicano (externo)</w:t>
      </w:r>
      <w:r w:rsidRPr="41ABAA2C" w:rsidR="41ABAA2C">
        <w:rPr>
          <w:rFonts w:ascii="Arial" w:hAnsi="Arial" w:eastAsia="Arial" w:cs="Arial"/>
          <w:color w:val="1F497D" w:themeColor="text2" w:themeTint="FF" w:themeShade="FF"/>
          <w:sz w:val="21"/>
          <w:szCs w:val="21"/>
          <w:lang w:val="es-ES" w:eastAsia="en-US"/>
        </w:rPr>
        <w:t xml:space="preserve">: se elimina la obligación de crear un dictamen para evaluar la necesidad de notificar a las autoridades correspondientes, al no ser esta notificación una obligación legal. </w:t>
      </w:r>
    </w:p>
    <w:p w:rsidRPr="00386D70" w:rsidR="008B6205" w:rsidP="41ABAA2C" w:rsidRDefault="008B6205" w14:paraId="3CF6AFCE" w14:textId="77777777">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 xml:space="preserve">Responsable Global de Protección de Datos Personales (GDPO), como representante del </w:t>
      </w:r>
      <w:r w:rsidRPr="41ABAA2C" w:rsidR="41ABAA2C">
        <w:rPr>
          <w:rFonts w:ascii="Arial" w:hAnsi="Arial" w:eastAsia="Arial" w:cs="Arial"/>
          <w:b w:val="1"/>
          <w:bCs w:val="1"/>
          <w:color w:val="1F497D" w:themeColor="text2" w:themeTint="FF" w:themeShade="FF"/>
          <w:sz w:val="21"/>
          <w:szCs w:val="21"/>
          <w:lang w:val="es-ES" w:eastAsia="en-US"/>
        </w:rPr>
        <w:t>Responsable</w:t>
      </w:r>
      <w:r w:rsidRPr="41ABAA2C" w:rsidR="41ABAA2C">
        <w:rPr>
          <w:rFonts w:ascii="Arial" w:hAnsi="Arial" w:eastAsia="Arial" w:cs="Arial"/>
          <w:b w:val="1"/>
          <w:bCs w:val="1"/>
          <w:color w:val="1F497D" w:themeColor="text2" w:themeTint="FF" w:themeShade="FF"/>
          <w:sz w:val="21"/>
          <w:szCs w:val="21"/>
          <w:lang w:val="es-ES" w:eastAsia="en-US"/>
        </w:rPr>
        <w:t xml:space="preserve"> Global de Cumplimiento:</w:t>
      </w:r>
      <w:r w:rsidRPr="41ABAA2C" w:rsidR="41ABAA2C">
        <w:rPr>
          <w:rFonts w:ascii="Arial" w:hAnsi="Arial" w:eastAsia="Arial" w:cs="Arial"/>
          <w:color w:val="1F497D" w:themeColor="text2" w:themeTint="FF" w:themeShade="FF"/>
          <w:sz w:val="21"/>
          <w:szCs w:val="21"/>
          <w:lang w:val="es-ES" w:eastAsia="en-US"/>
        </w:rPr>
        <w:t xml:space="preserve"> sin adecuaciones.</w:t>
      </w:r>
    </w:p>
    <w:p w:rsidRPr="00386D70" w:rsidR="008B6205" w:rsidP="41ABAA2C" w:rsidRDefault="008B6205" w14:paraId="5EC35677" w14:textId="77777777">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Coordinadores de Protección de Datos:</w:t>
      </w:r>
      <w:r w:rsidRPr="41ABAA2C" w:rsidR="41ABAA2C">
        <w:rPr>
          <w:rFonts w:ascii="Arial" w:hAnsi="Arial" w:eastAsia="Arial" w:cs="Arial"/>
          <w:color w:val="1F497D" w:themeColor="text2" w:themeTint="FF" w:themeShade="FF"/>
          <w:sz w:val="21"/>
          <w:szCs w:val="21"/>
          <w:lang w:val="es-ES" w:eastAsia="en-US"/>
        </w:rPr>
        <w:t xml:space="preserve"> sin adecuaciones.</w:t>
      </w:r>
    </w:p>
    <w:p w:rsidRPr="00386D70" w:rsidR="008B6205" w:rsidP="41ABAA2C" w:rsidRDefault="008B6205" w14:paraId="06D8EAE6" w14:textId="77777777">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Responsable Global de Cumplimiento:</w:t>
      </w:r>
      <w:r w:rsidRPr="41ABAA2C" w:rsidR="41ABAA2C">
        <w:rPr>
          <w:rFonts w:ascii="Arial" w:hAnsi="Arial" w:eastAsia="Arial" w:cs="Arial"/>
          <w:color w:val="1F497D" w:themeColor="text2" w:themeTint="FF" w:themeShade="FF"/>
          <w:sz w:val="21"/>
          <w:szCs w:val="21"/>
          <w:lang w:val="es-ES" w:eastAsia="en-US"/>
        </w:rPr>
        <w:t xml:space="preserve"> se elimina su obligación de aprobar las notificaciones a la autoridad a las autoridades correspondientes, al no ser dicha notificación una obligación legal.  </w:t>
      </w:r>
    </w:p>
    <w:p w:rsidRPr="00386D70" w:rsidR="008B6205" w:rsidP="41ABAA2C" w:rsidRDefault="008B6205" w14:paraId="4AB840F6" w14:textId="77777777">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Consejero General:</w:t>
      </w:r>
      <w:r w:rsidRPr="41ABAA2C" w:rsidR="41ABAA2C">
        <w:rPr>
          <w:rFonts w:ascii="Arial" w:hAnsi="Arial" w:eastAsia="Arial" w:cs="Arial"/>
          <w:color w:val="1F497D" w:themeColor="text2" w:themeTint="FF" w:themeShade="FF"/>
          <w:sz w:val="21"/>
          <w:szCs w:val="21"/>
          <w:lang w:val="es-ES" w:eastAsia="en-US"/>
        </w:rPr>
        <w:t xml:space="preserve"> se elimina su obligación de aprobar las notificaciones a la autoridad, al no ser dicha notificación una obligación legal.  </w:t>
      </w:r>
    </w:p>
    <w:p w:rsidRPr="00386D70" w:rsidR="008B6205" w:rsidP="41ABAA2C" w:rsidRDefault="008B6205" w14:paraId="19A0FB2E" w14:textId="77777777">
      <w:pPr>
        <w:pStyle w:val="NormalWeb"/>
        <w:numPr>
          <w:ilvl w:val="0"/>
          <w:numId w:val="11"/>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Miembro del Consejo Ejecutivo responsable del área afectada:</w:t>
      </w:r>
      <w:r w:rsidRPr="41ABAA2C" w:rsidR="41ABAA2C">
        <w:rPr>
          <w:rFonts w:ascii="Arial" w:hAnsi="Arial" w:eastAsia="Arial" w:cs="Arial"/>
          <w:color w:val="1F497D" w:themeColor="text2" w:themeTint="FF" w:themeShade="FF"/>
          <w:sz w:val="21"/>
          <w:szCs w:val="21"/>
          <w:lang w:val="es-ES" w:eastAsia="en-US"/>
        </w:rPr>
        <w:t xml:space="preserve"> se elimina su obligación de aprobar las notificaciones a la autoridad, al no ser dicha notificación una obligación legal.  </w:t>
      </w:r>
    </w:p>
    <w:p w:rsidR="003D503B" w:rsidP="41ABAA2C" w:rsidRDefault="003D503B" w14:paraId="11E9C53F"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
      </w:pPr>
    </w:p>
    <w:p w:rsidR="00DA46B5" w:rsidP="41ABAA2C" w:rsidRDefault="008B6205" w14:paraId="27180770" w14:textId="7726431E">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
      </w:pPr>
      <w:r w:rsidRPr="41ABAA2C" w:rsidR="41ABAA2C">
        <w:rPr>
          <w:rFonts w:ascii="Arial" w:hAnsi="Arial" w:eastAsia="Arial" w:cs="Arial"/>
          <w:b w:val="1"/>
          <w:bCs w:val="1"/>
          <w:color w:val="1F497D" w:themeColor="text2" w:themeTint="FF" w:themeShade="FF"/>
          <w:sz w:val="21"/>
          <w:szCs w:val="21"/>
          <w:lang w:val="es-ES" w:eastAsia="en-US"/>
        </w:rPr>
        <w:t xml:space="preserve">8.5.  Proceso. </w:t>
      </w:r>
    </w:p>
    <w:p w:rsidRPr="00DA46B5" w:rsidR="008B6205" w:rsidP="41ABAA2C" w:rsidRDefault="008B6205" w14:paraId="19D7B2B2" w14:textId="206A3FA3">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5:00Z" w:id="677640653">
            <w:rPr>
              <w:rFonts w:ascii="Arial" w:hAnsi="Arial" w:eastAsia="Arial" w:cs="Arial"/>
              <w:sz w:val="21"/>
              <w:szCs w:val="21"/>
              <w:lang w:val="es-ES" w:eastAsia="en-US"/>
            </w:rPr>
          </w:rPrChange>
        </w:rPr>
      </w:pPr>
      <w:r w:rsidRPr="41ABAA2C" w:rsidR="41ABAA2C">
        <w:rPr>
          <w:rFonts w:ascii="Arial" w:hAnsi="Arial" w:eastAsia="Arial" w:cs="Arial"/>
          <w:b w:val="1"/>
          <w:bCs w:val="1"/>
          <w:color w:val="1F497D" w:themeColor="text2" w:themeTint="FF" w:themeShade="FF"/>
          <w:sz w:val="21"/>
          <w:szCs w:val="21"/>
          <w:lang w:val="es-ES" w:eastAsia="en-US"/>
        </w:rPr>
        <w:t xml:space="preserve">8.5.1. Identificación de una posible violación de datos personales </w:t>
      </w:r>
    </w:p>
    <w:p w:rsidRPr="00386D70" w:rsidR="008B6205" w:rsidP="41ABAA2C" w:rsidRDefault="008B6205" w14:paraId="02EF1263"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 xml:space="preserve">El proceso establecido en el segmento 5.1 Identificación de una posible violación de datos personales sigue siendo válido para su aplicación en México. </w:t>
      </w:r>
    </w:p>
    <w:p w:rsidR="003D503B" w:rsidP="41ABAA2C" w:rsidRDefault="003D503B" w14:paraId="60569C1A"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
      </w:pPr>
    </w:p>
    <w:p w:rsidRPr="00DA46B5" w:rsidR="008B6205" w:rsidP="41ABAA2C" w:rsidRDefault="008B6205" w14:paraId="28A10A87" w14:textId="59C47202">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5:00Z" w:id="64215971">
            <w:rPr>
              <w:rFonts w:ascii="Arial" w:hAnsi="Arial" w:eastAsia="Arial" w:cs="Arial"/>
              <w:sz w:val="21"/>
              <w:szCs w:val="21"/>
              <w:lang w:val="es-ES" w:eastAsia="en-US"/>
            </w:rPr>
          </w:rPrChange>
        </w:rPr>
        <w:pPrChange w:author="Erick Mateos Molina" w:date="2025-11-12T16:19:00Z" w16du:dateUtc="2025-11-12T22:19:00Z" w:id="212">
          <w:pPr>
            <w:pStyle w:val="NormalWeb"/>
            <w:jc w:val="both"/>
          </w:pPr>
        </w:pPrChange>
      </w:pPr>
      <w:r w:rsidRPr="41ABAA2C" w:rsidR="41ABAA2C">
        <w:rPr>
          <w:rFonts w:ascii="Arial" w:hAnsi="Arial" w:eastAsia="Arial" w:cs="Arial"/>
          <w:b w:val="1"/>
          <w:bCs w:val="1"/>
          <w:color w:val="1F497D" w:themeColor="text2" w:themeTint="FF" w:themeShade="FF"/>
          <w:sz w:val="21"/>
          <w:szCs w:val="21"/>
          <w:lang w:val="es-ES" w:eastAsia="en-US"/>
        </w:rPr>
        <w:t xml:space="preserve">8.5.2. Notificación de la sospecha de violación de datos al responsable global de protección de datos, al Equipo de Protección de Datos y al departamento global de TI. </w:t>
      </w:r>
    </w:p>
    <w:p w:rsidRPr="00386D70" w:rsidR="008B6205" w:rsidP="41ABAA2C" w:rsidRDefault="008B6205" w14:paraId="451D971D" w14:textId="55922EC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Change w:author="Erick Mateos Molina" w:date="2025-11-12T16:19:00Z" w16du:dateUtc="2025-11-12T22:19:00Z" w:id="216">
          <w:pPr>
            <w:pStyle w:val="NormalWeb"/>
            <w:jc w:val="both"/>
          </w:pPr>
        </w:pPrChange>
      </w:pPr>
      <w:r w:rsidRPr="41ABAA2C" w:rsidR="41ABAA2C">
        <w:rPr>
          <w:rFonts w:ascii="Arial" w:hAnsi="Arial" w:eastAsia="Arial" w:cs="Arial"/>
          <w:color w:val="1F497D" w:themeColor="text2" w:themeTint="FF" w:themeShade="FF"/>
          <w:sz w:val="21"/>
          <w:szCs w:val="21"/>
          <w:lang w:val="es-ES" w:eastAsia="en-US"/>
        </w:rPr>
        <w:t xml:space="preserve">El proceso establecido en el segmento </w:t>
      </w:r>
      <w:r w:rsidRPr="41ABAA2C" w:rsidR="41ABAA2C">
        <w:rPr>
          <w:rFonts w:ascii="Arial" w:hAnsi="Arial" w:eastAsia="Arial" w:cs="Arial"/>
          <w:i w:val="1"/>
          <w:iCs w:val="1"/>
          <w:color w:val="1F497D" w:themeColor="text2" w:themeTint="FF" w:themeShade="FF"/>
          <w:sz w:val="21"/>
          <w:szCs w:val="21"/>
          <w:lang w:val="es-ES" w:eastAsia="en-US"/>
        </w:rPr>
        <w:t>5.2. Notificación de la sospecha de violación de datos al responsable alemán de protección de datos y al departamento global de TI</w:t>
      </w:r>
      <w:r w:rsidRPr="41ABAA2C" w:rsidR="41ABAA2C">
        <w:rPr>
          <w:rFonts w:ascii="Arial" w:hAnsi="Arial" w:eastAsia="Arial" w:cs="Arial"/>
          <w:color w:val="1F497D" w:themeColor="text2" w:themeTint="FF" w:themeShade="FF"/>
          <w:sz w:val="21"/>
          <w:szCs w:val="21"/>
          <w:lang w:val="es-ES" w:eastAsia="en-US"/>
        </w:rPr>
        <w:t xml:space="preserve"> de la política global de GRT sigue siendo válido, solo con las siguientes modificaciones: </w:t>
      </w:r>
    </w:p>
    <w:p w:rsidRPr="00386D70" w:rsidR="008B6205" w:rsidP="41ABAA2C" w:rsidRDefault="008B6205" w14:paraId="1B3B1B9D" w14:textId="1D631C8C">
      <w:pPr>
        <w:pStyle w:val="NormalWeb"/>
        <w:numPr>
          <w:ilvl w:val="0"/>
          <w:numId w:val="13"/>
        </w:numPr>
        <w:spacing w:before="0" w:beforeAutospacing="off" w:after="0" w:afterAutospacing="off"/>
        <w:jc w:val="both"/>
        <w:rPr>
          <w:rFonts w:ascii="Arial" w:hAnsi="Arial" w:eastAsia="Arial" w:cs="Arial"/>
          <w:color w:val="1F497D" w:themeColor="text2" w:themeTint="FF" w:themeShade="FF"/>
          <w:sz w:val="21"/>
          <w:szCs w:val="21"/>
          <w:lang w:val="es-ES" w:eastAsia="en-US"/>
        </w:rPr>
        <w:pPrChange w:author="Erick Mateos Molina" w:date="2025-11-12T16:19:00Z" w16du:dateUtc="2025-11-12T22:19:00Z" w:id="222">
          <w:pPr>
            <w:pStyle w:val="NormalWeb"/>
            <w:numPr>
              <w:ilvl w:val="0"/>
              <w:numId w:val="13"/>
            </w:numPr>
            <w:ind w:left="720" w:hanging="360"/>
            <w:jc w:val="both"/>
          </w:pPr>
        </w:pPrChange>
      </w:pPr>
      <w:r w:rsidRPr="41ABAA2C" w:rsidR="41ABAA2C">
        <w:rPr>
          <w:rFonts w:ascii="Arial" w:hAnsi="Arial" w:eastAsia="Arial" w:cs="Arial"/>
          <w:color w:val="1F497D" w:themeColor="text2" w:themeTint="FF" w:themeShade="FF"/>
          <w:sz w:val="21"/>
          <w:szCs w:val="21"/>
          <w:lang w:val="es-ES" w:eastAsia="en-US"/>
        </w:rPr>
        <w:t xml:space="preserve">No existe una obligación de notificar a las autoridades en la legislación mexicana, aunque en caso de que la información pueda afectar de forma significativa los derechos patrimoniales o morales de las personas titulares, se deberá de notificar de manera inmediata a los titulares. </w:t>
      </w:r>
    </w:p>
    <w:p w:rsidRPr="00386D70" w:rsidR="008B6205" w:rsidP="41ABAA2C" w:rsidRDefault="008B6205" w14:paraId="459F14FA" w14:textId="77777777">
      <w:pPr>
        <w:pStyle w:val="NormalWeb"/>
        <w:numPr>
          <w:ilvl w:val="0"/>
          <w:numId w:val="13"/>
        </w:numPr>
        <w:spacing w:before="0" w:beforeAutospacing="off" w:after="0" w:afterAutospacing="off"/>
        <w:jc w:val="both"/>
        <w:rPr>
          <w:rFonts w:ascii="Arial" w:hAnsi="Arial" w:eastAsia="Arial" w:cs="Arial"/>
          <w:color w:val="1F497D" w:themeColor="text2" w:themeTint="FF" w:themeShade="FF"/>
          <w:sz w:val="21"/>
          <w:szCs w:val="21"/>
          <w:lang w:val="es-ES" w:eastAsia="en-US"/>
        </w:rPr>
        <w:pPrChange w:author="Erick Mateos Molina" w:date="2025-11-12T16:19:00Z" w16du:dateUtc="2025-11-12T22:19:00Z" w:id="226">
          <w:pPr>
            <w:pStyle w:val="NormalWeb"/>
            <w:numPr>
              <w:ilvl w:val="0"/>
              <w:numId w:val="13"/>
            </w:numPr>
            <w:ind w:left="720" w:hanging="360"/>
            <w:jc w:val="both"/>
          </w:pPr>
        </w:pPrChange>
      </w:pPr>
      <w:r w:rsidRPr="41ABAA2C" w:rsidR="7D8C95EE">
        <w:rPr>
          <w:rFonts w:ascii="Arial" w:hAnsi="Arial" w:cs="Arial"/>
          <w:color w:val="1F497D" w:themeColor="text2" w:themeTint="FF" w:themeShade="FF"/>
          <w:sz w:val="21"/>
          <w:szCs w:val="21"/>
        </w:rPr>
        <w:t xml:space="preserve">Se reemplaza la </w:t>
      </w:r>
      <w:r w:rsidRPr="41ABAA2C" w:rsidR="7D8C95EE">
        <w:rPr>
          <w:rFonts w:ascii="Arial" w:hAnsi="Arial" w:eastAsia="Arial" w:cs="Arial"/>
          <w:color w:val="1F497D" w:themeColor="text2" w:themeTint="FF" w:themeShade="FF"/>
          <w:sz w:val="21"/>
          <w:szCs w:val="21"/>
          <w:lang w:val="es-ES" w:eastAsia="en-US"/>
        </w:rPr>
        <w:t xml:space="preserve">obligación de notificar una posible violación de datos y remitir toda la documentación correspondiente al responsable alemán de protección de datos personales; dicha notificación y </w:t>
      </w:r>
      <w:r w:rsidRPr="41ABAA2C" w:rsidR="7D8C95EE">
        <w:rPr>
          <w:rFonts w:ascii="Arial" w:hAnsi="Arial" w:eastAsia="Arial" w:cs="Arial"/>
          <w:color w:val="1F497D" w:themeColor="text2" w:themeTint="FF" w:themeShade="FF"/>
          <w:sz w:val="21"/>
          <w:szCs w:val="21"/>
          <w:lang w:val="es-ES" w:eastAsia="en-US"/>
        </w:rPr>
        <w:t>entrega de información deberá realizarse al Equipo de Protección de Datos de la filial correspondiente. En el caso de la filial de GRT en México (</w:t>
      </w:r>
      <w:ins w:author="Erick Mateos Molina" w:date="2025-11-12T12:32:00Z" w16du:dateUtc="2025-11-12T18:32:00Z" w:id="189568904">
        <w:r>
          <w:fldChar w:fldCharType="begin"/>
        </w:r>
        <w:r w:rsidRPr="41ABAA2C">
          <w:rPr>
            <w:rFonts w:ascii="Arial" w:hAnsi="Arial" w:eastAsia="Arial" w:cs="Arial"/>
            <w:sz w:val="21"/>
            <w:szCs w:val="21"/>
            <w:lang w:val="es-ES" w:eastAsia="en-US"/>
          </w:rPr>
          <w:instrText xml:space="preserve">HYPERLINK "mailto:Datos.PersonalesMX@grunenthal.com" \h</w:instrText>
        </w:r>
        <w:r w:rsidRPr="00386D70">
          <w:rPr>
            <w:rFonts w:ascii="Arial" w:hAnsi="Arial" w:eastAsia="Arial" w:cs="Arial"/>
            <w:sz w:val="21"/>
            <w:szCs w:val="21"/>
            <w:lang w:val="es-ES" w:eastAsia="en-US"/>
          </w:rPr>
        </w:r>
        <w:r w:rsidRPr="41ABAA2C">
          <w:rPr>
            <w:rFonts w:ascii="Arial" w:hAnsi="Arial" w:eastAsia="Arial" w:cs="Arial"/>
            <w:sz w:val="21"/>
            <w:szCs w:val="21"/>
            <w:lang w:val="es-ES" w:eastAsia="en-US"/>
          </w:rPr>
          <w:fldChar w:fldCharType="separate"/>
        </w:r>
      </w:ins>
      <w:r w:rsidRPr="41ABAA2C" w:rsidR="7D8C95EE">
        <w:rPr>
          <w:rFonts w:ascii="Arial" w:hAnsi="Arial" w:eastAsia="Arial" w:cs="Arial"/>
          <w:color w:val="1F497D" w:themeColor="text2" w:themeTint="FF" w:themeShade="FF"/>
          <w:sz w:val="21"/>
          <w:szCs w:val="21"/>
          <w:lang w:val="es-ES" w:eastAsia="en-US"/>
        </w:rPr>
        <w:t>Datos.PersonalesMX@grunenthal.com</w:t>
      </w:r>
      <w:ins w:author="Erick Mateos Molina" w:date="2025-11-12T12:32:00Z" w16du:dateUtc="2025-11-12T18:32:00Z" w:id="189568904">
        <w:r w:rsidRPr="41ABAA2C">
          <w:rPr>
            <w:rFonts w:ascii="Arial" w:hAnsi="Arial" w:eastAsia="Arial" w:cs="Arial"/>
            <w:sz w:val="21"/>
            <w:szCs w:val="21"/>
            <w:lang w:val="es-ES" w:eastAsia="en-US"/>
          </w:rPr>
          <w:fldChar w:fldCharType="end"/>
        </w:r>
      </w:ins>
      <w:r w:rsidRPr="41ABAA2C" w:rsidR="7D8C95EE">
        <w:rPr>
          <w:rFonts w:ascii="Arial" w:hAnsi="Arial" w:eastAsia="Arial" w:cs="Arial"/>
          <w:color w:val="1F497D" w:themeColor="text2" w:themeTint="FF" w:themeShade="FF"/>
          <w:sz w:val="21"/>
          <w:szCs w:val="21"/>
          <w:lang w:val="es-ES" w:eastAsia="en-US"/>
        </w:rPr>
        <w:t>).</w:t>
      </w:r>
    </w:p>
    <w:p w:rsidRPr="00386D70" w:rsidR="008B6205" w:rsidP="41ABAA2C" w:rsidRDefault="008B6205" w14:paraId="02F4847B" w14:textId="77777777">
      <w:pPr>
        <w:pStyle w:val="NormalWeb"/>
        <w:numPr>
          <w:ilvl w:val="0"/>
          <w:numId w:val="13"/>
        </w:numPr>
        <w:spacing w:before="0" w:beforeAutospacing="off" w:after="0" w:afterAutospacing="off"/>
        <w:jc w:val="both"/>
        <w:rPr>
          <w:rFonts w:ascii="Arial" w:hAnsi="Arial" w:eastAsia="Arial" w:cs="Arial"/>
          <w:color w:val="1F497D" w:themeColor="text2" w:themeTint="FF" w:themeShade="FF"/>
          <w:sz w:val="21"/>
          <w:szCs w:val="21"/>
          <w:lang w:val="es-ES" w:eastAsia="en-US"/>
        </w:rPr>
        <w:pPrChange w:author="Erick Mateos Molina" w:date="2025-11-12T16:19:00Z" w16du:dateUtc="2025-11-12T22:19:00Z" w:id="229">
          <w:pPr>
            <w:pStyle w:val="NormalWeb"/>
            <w:numPr>
              <w:ilvl w:val="0"/>
              <w:numId w:val="13"/>
            </w:numPr>
            <w:ind w:left="720" w:hanging="360"/>
            <w:jc w:val="both"/>
          </w:pPr>
        </w:pPrChange>
      </w:pPr>
      <w:r w:rsidRPr="41ABAA2C" w:rsidR="41ABAA2C">
        <w:rPr>
          <w:rFonts w:ascii="Arial" w:hAnsi="Arial" w:eastAsia="Arial" w:cs="Arial"/>
          <w:color w:val="1F497D" w:themeColor="text2" w:themeTint="FF" w:themeShade="FF"/>
          <w:sz w:val="21"/>
          <w:szCs w:val="21"/>
          <w:lang w:val="es-ES" w:eastAsia="en-US"/>
        </w:rPr>
        <w:t xml:space="preserve">El coordinador de protección de datos responsable deberá cumplir con las solicitudes del Equipo de Protección de Datos de la filial correspondiente: </w:t>
      </w:r>
    </w:p>
    <w:p w:rsidR="003D503B" w:rsidP="41ABAA2C" w:rsidRDefault="003D503B" w14:paraId="45A8AC20"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
      </w:pPr>
    </w:p>
    <w:p w:rsidRPr="00DA46B5" w:rsidR="008B6205" w:rsidP="41ABAA2C" w:rsidRDefault="008B6205" w14:paraId="798B04FF" w14:textId="771A43D1">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5:00Z" w:id="639306187">
            <w:rPr>
              <w:rFonts w:ascii="Arial" w:hAnsi="Arial" w:eastAsia="Arial" w:cs="Arial"/>
              <w:sz w:val="21"/>
              <w:szCs w:val="21"/>
              <w:lang w:val="es-ES" w:eastAsia="en-US"/>
            </w:rPr>
          </w:rPrChange>
        </w:rPr>
        <w:pPrChange w:author="Erick Mateos Molina" w:date="2025-11-12T16:19:00Z" w16du:dateUtc="2025-11-12T22:19:00Z" w:id="235">
          <w:pPr>
            <w:pStyle w:val="NormalWeb"/>
            <w:jc w:val="both"/>
          </w:pPr>
        </w:pPrChange>
      </w:pPr>
      <w:r w:rsidRPr="41ABAA2C" w:rsidR="41ABAA2C">
        <w:rPr>
          <w:rFonts w:ascii="Arial" w:hAnsi="Arial" w:eastAsia="Arial" w:cs="Arial"/>
          <w:b w:val="1"/>
          <w:bCs w:val="1"/>
          <w:color w:val="1F497D" w:themeColor="text2" w:themeTint="FF" w:themeShade="FF"/>
          <w:sz w:val="21"/>
          <w:szCs w:val="21"/>
          <w:lang w:val="es-ES" w:eastAsia="en-US"/>
        </w:rPr>
        <w:t xml:space="preserve">8.5.3. Evaluación de sospecha de violación de datos. </w:t>
      </w:r>
    </w:p>
    <w:p w:rsidRPr="00386D70" w:rsidR="008B6205" w:rsidP="41ABAA2C" w:rsidRDefault="008B6205" w14:paraId="654BB22F" w14:textId="14CCEB2C">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Change w:author="Erick Mateos Molina" w:date="2025-11-12T16:19:00Z" w16du:dateUtc="2025-11-12T22:19:00Z" w:id="239">
          <w:pPr>
            <w:pStyle w:val="NormalWeb"/>
            <w:jc w:val="both"/>
          </w:pPr>
        </w:pPrChange>
      </w:pPr>
      <w:r w:rsidRPr="41ABAA2C" w:rsidR="41ABAA2C">
        <w:rPr>
          <w:rFonts w:ascii="Arial" w:hAnsi="Arial" w:eastAsia="Arial" w:cs="Arial"/>
          <w:color w:val="1F497D" w:themeColor="text2" w:themeTint="FF" w:themeShade="FF"/>
          <w:sz w:val="21"/>
          <w:szCs w:val="21"/>
          <w:lang w:val="es-ES" w:eastAsia="en-US"/>
        </w:rPr>
        <w:t xml:space="preserve">El proceso establecido en el segmento </w:t>
      </w:r>
      <w:r w:rsidRPr="41ABAA2C" w:rsidR="41ABAA2C">
        <w:rPr>
          <w:rFonts w:ascii="Arial" w:hAnsi="Arial" w:eastAsia="Arial" w:cs="Arial"/>
          <w:i w:val="1"/>
          <w:iCs w:val="1"/>
          <w:color w:val="1F497D" w:themeColor="text2" w:themeTint="FF" w:themeShade="FF"/>
          <w:sz w:val="21"/>
          <w:szCs w:val="21"/>
          <w:lang w:val="es-ES" w:eastAsia="en-US"/>
        </w:rPr>
        <w:t>5.3 Evaluación de la sospecha de violación de datos</w:t>
      </w:r>
      <w:r w:rsidRPr="41ABAA2C" w:rsidR="41ABAA2C">
        <w:rPr>
          <w:rFonts w:ascii="Arial" w:hAnsi="Arial" w:eastAsia="Arial" w:cs="Arial"/>
          <w:color w:val="1F497D" w:themeColor="text2" w:themeTint="FF" w:themeShade="FF"/>
          <w:sz w:val="21"/>
          <w:szCs w:val="21"/>
          <w:lang w:val="es-ES" w:eastAsia="en-US"/>
        </w:rPr>
        <w:t xml:space="preserve"> de la política global de GRT se mantiene vigente; sin embargo, en lugar de centrarse en la necesidad de notificar a la autoridad correspondiente, se enfocará en la evaluación de la necesidad de notificar a los titulares cuyos datos hayan sido vulnerados.</w:t>
      </w:r>
    </w:p>
    <w:p w:rsidR="003D503B" w:rsidP="41ABAA2C" w:rsidRDefault="003D503B" w14:paraId="23ADE677"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Pr="00386D70" w:rsidR="008B6205" w:rsidP="41ABAA2C" w:rsidRDefault="008B6205" w14:paraId="23FF961C" w14:textId="145F362C">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La evaluación deberá realizarse conjuntamente por el responsable global de protección de datos, el equipo de protección de datos de la filial correspondiente y, de ser necesario, el departamento global de TI. Dicho análisis deberá determinar si los datos afectados comprometen de manera significativa los derechos morales o patrimoniales de los titulares.</w:t>
      </w:r>
    </w:p>
    <w:p w:rsidR="00423F28" w:rsidP="41ABAA2C" w:rsidRDefault="00423F28" w14:paraId="5AB801D3"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Pr="00386D70" w:rsidR="008B6205" w:rsidP="41ABAA2C" w:rsidRDefault="008B6205" w14:paraId="1F2E6C44" w14:textId="78E3EAEA">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 xml:space="preserve">Esta evaluación deberá de realizar se manera escrita y documentada. </w:t>
      </w:r>
    </w:p>
    <w:p w:rsidR="003D503B" w:rsidP="41ABAA2C" w:rsidRDefault="003D503B" w14:paraId="1A37712A"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
      </w:pPr>
    </w:p>
    <w:p w:rsidRPr="00DA46B5" w:rsidR="008B6205" w:rsidP="41ABAA2C" w:rsidRDefault="008B6205" w14:paraId="52FC3A1A" w14:textId="2C1AC655">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5:00Z" w:id="5351647">
            <w:rPr>
              <w:rFonts w:ascii="Arial" w:hAnsi="Arial" w:eastAsia="Arial" w:cs="Arial"/>
              <w:sz w:val="21"/>
              <w:szCs w:val="21"/>
              <w:lang w:val="es-ES" w:eastAsia="en-US"/>
            </w:rPr>
          </w:rPrChange>
        </w:rPr>
      </w:pPr>
      <w:r w:rsidRPr="41ABAA2C" w:rsidR="41ABAA2C">
        <w:rPr>
          <w:rFonts w:ascii="Arial" w:hAnsi="Arial" w:eastAsia="Arial" w:cs="Arial"/>
          <w:b w:val="1"/>
          <w:bCs w:val="1"/>
          <w:color w:val="1F497D" w:themeColor="text2" w:themeTint="FF" w:themeShade="FF"/>
          <w:sz w:val="21"/>
          <w:szCs w:val="21"/>
          <w:lang w:val="es-ES" w:eastAsia="en-US"/>
        </w:rPr>
        <w:t xml:space="preserve">8.5.4 Notificación y comunicación de la violación. </w:t>
      </w:r>
    </w:p>
    <w:p w:rsidRPr="00DA46B5" w:rsidR="008B6205" w:rsidP="41ABAA2C" w:rsidRDefault="008B6205" w14:paraId="314DE9A3"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5:00Z" w:id="1341113736">
            <w:rPr>
              <w:rFonts w:ascii="Arial" w:hAnsi="Arial" w:eastAsia="Arial" w:cs="Arial"/>
              <w:sz w:val="21"/>
              <w:szCs w:val="21"/>
              <w:lang w:val="es-ES" w:eastAsia="en-US"/>
            </w:rPr>
          </w:rPrChange>
        </w:rPr>
      </w:pPr>
      <w:r w:rsidRPr="41ABAA2C" w:rsidR="41ABAA2C">
        <w:rPr>
          <w:rFonts w:ascii="Arial" w:hAnsi="Arial" w:eastAsia="Arial" w:cs="Arial"/>
          <w:b w:val="1"/>
          <w:bCs w:val="1"/>
          <w:color w:val="1F497D" w:themeColor="text2" w:themeTint="FF" w:themeShade="FF"/>
          <w:sz w:val="21"/>
          <w:szCs w:val="21"/>
          <w:lang w:val="es-ES" w:eastAsia="en-US"/>
        </w:rPr>
        <w:t xml:space="preserve">8.5.4.1. Notificación a una autoridad supervisora. </w:t>
      </w:r>
    </w:p>
    <w:p w:rsidRPr="00386D70" w:rsidR="008B6205" w:rsidP="41ABAA2C" w:rsidRDefault="008B6205" w14:paraId="1508E52A" w14:textId="0217B6B9">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 xml:space="preserve">El subsegmento </w:t>
      </w:r>
      <w:r w:rsidRPr="41ABAA2C" w:rsidR="41ABAA2C">
        <w:rPr>
          <w:rFonts w:ascii="Arial" w:hAnsi="Arial" w:eastAsia="Arial" w:cs="Arial"/>
          <w:i w:val="1"/>
          <w:iCs w:val="1"/>
          <w:color w:val="1F497D" w:themeColor="text2" w:themeTint="FF" w:themeShade="FF"/>
          <w:sz w:val="21"/>
          <w:szCs w:val="21"/>
          <w:lang w:val="es-ES" w:eastAsia="en-US"/>
          <w:rPrChange w:author="Erick Mateos Molina" w:date="2025-11-12T12:36:00Z" w16du:dateUtc="2025-11-12T18:36:00Z" w:id="676295372">
            <w:rPr>
              <w:rFonts w:ascii="Arial" w:hAnsi="Arial" w:eastAsia="Arial" w:cs="Arial"/>
              <w:sz w:val="21"/>
              <w:szCs w:val="21"/>
              <w:lang w:val="es-ES" w:eastAsia="en-US"/>
            </w:rPr>
          </w:rPrChange>
        </w:rPr>
        <w:t>5.4.1 Notificación a una autoridad supervisora</w:t>
      </w:r>
      <w:r w:rsidRPr="41ABAA2C" w:rsidR="41ABAA2C">
        <w:rPr>
          <w:rFonts w:ascii="Arial" w:hAnsi="Arial" w:eastAsia="Arial" w:cs="Arial"/>
          <w:color w:val="1F497D" w:themeColor="text2" w:themeTint="FF" w:themeShade="FF"/>
          <w:sz w:val="21"/>
          <w:szCs w:val="21"/>
          <w:lang w:val="es-ES" w:eastAsia="en-US"/>
        </w:rPr>
        <w:t xml:space="preserve"> de la política global de GRT no es aplicable en México al no existir una obligación legal. </w:t>
      </w:r>
    </w:p>
    <w:p w:rsidR="003D503B" w:rsidP="41ABAA2C" w:rsidRDefault="003D503B" w14:paraId="18F622F6"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
      </w:pPr>
    </w:p>
    <w:p w:rsidRPr="00DA46B5" w:rsidR="008B6205" w:rsidP="41ABAA2C" w:rsidRDefault="008B6205" w14:paraId="114C32A9" w14:textId="46FDFD95">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5:00Z" w:id="707532713">
            <w:rPr>
              <w:rFonts w:ascii="Arial" w:hAnsi="Arial" w:eastAsia="Arial" w:cs="Arial"/>
              <w:sz w:val="21"/>
              <w:szCs w:val="21"/>
              <w:lang w:val="es-ES" w:eastAsia="en-US"/>
            </w:rPr>
          </w:rPrChange>
        </w:rPr>
        <w:pPrChange w:author="Erick Mateos Molina" w:date="2025-11-12T16:19:00Z" w16du:dateUtc="2025-11-12T22:19:00Z" w:id="275">
          <w:pPr>
            <w:pStyle w:val="NormalWeb"/>
            <w:jc w:val="both"/>
          </w:pPr>
        </w:pPrChange>
      </w:pPr>
      <w:r w:rsidRPr="41ABAA2C" w:rsidR="41ABAA2C">
        <w:rPr>
          <w:rFonts w:ascii="Arial" w:hAnsi="Arial" w:eastAsia="Arial" w:cs="Arial"/>
          <w:b w:val="1"/>
          <w:bCs w:val="1"/>
          <w:color w:val="1F497D" w:themeColor="text2" w:themeTint="FF" w:themeShade="FF"/>
          <w:sz w:val="21"/>
          <w:szCs w:val="21"/>
          <w:lang w:val="es-ES" w:eastAsia="en-US"/>
        </w:rPr>
        <w:t xml:space="preserve">8.5.4.2. Comunicación de la violación de datos personales al interesado. </w:t>
      </w:r>
    </w:p>
    <w:p w:rsidRPr="00386D70" w:rsidR="008B6205" w:rsidP="41ABAA2C" w:rsidRDefault="008B6205" w14:paraId="33402BED" w14:textId="2F328670">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Change w:author="Erick Mateos Molina" w:date="2025-11-12T16:19:00Z" w16du:dateUtc="2025-11-12T22:19:00Z" w:id="279">
          <w:pPr>
            <w:pStyle w:val="NormalWeb"/>
            <w:jc w:val="both"/>
          </w:pPr>
        </w:pPrChange>
      </w:pPr>
      <w:r w:rsidRPr="41ABAA2C" w:rsidR="41ABAA2C">
        <w:rPr>
          <w:rFonts w:ascii="Arial" w:hAnsi="Arial" w:eastAsia="Arial" w:cs="Arial"/>
          <w:color w:val="1F497D" w:themeColor="text2" w:themeTint="FF" w:themeShade="FF"/>
          <w:sz w:val="21"/>
          <w:szCs w:val="21"/>
          <w:lang w:val="es-ES" w:eastAsia="en-US"/>
        </w:rPr>
        <w:t xml:space="preserve">La subsección 5.4.2 </w:t>
      </w:r>
      <w:r w:rsidRPr="41ABAA2C" w:rsidR="41ABAA2C">
        <w:rPr>
          <w:rFonts w:ascii="Arial" w:hAnsi="Arial" w:eastAsia="Arial" w:cs="Arial"/>
          <w:i w:val="1"/>
          <w:iCs w:val="1"/>
          <w:color w:val="1F497D" w:themeColor="text2" w:themeTint="FF" w:themeShade="FF"/>
          <w:sz w:val="21"/>
          <w:szCs w:val="21"/>
          <w:lang w:val="es-ES" w:eastAsia="en-US"/>
        </w:rPr>
        <w:t xml:space="preserve">Comunicación de la violación de datos personales al interesado </w:t>
      </w:r>
      <w:r w:rsidRPr="41ABAA2C" w:rsidR="41ABAA2C">
        <w:rPr>
          <w:rFonts w:ascii="Arial" w:hAnsi="Arial" w:eastAsia="Arial" w:cs="Arial"/>
          <w:color w:val="1F497D" w:themeColor="text2" w:themeTint="FF" w:themeShade="FF"/>
          <w:sz w:val="21"/>
          <w:szCs w:val="21"/>
          <w:lang w:val="es-ES" w:eastAsia="en-US"/>
        </w:rPr>
        <w:t xml:space="preserve">se mantiene vigente, con las siguientes modificaciones: </w:t>
      </w:r>
    </w:p>
    <w:p w:rsidRPr="00DA46B5" w:rsidR="008B6205" w:rsidP="41ABAA2C" w:rsidRDefault="008B6205" w14:paraId="5A89422E" w14:textId="0ABD0AAF">
      <w:pPr>
        <w:pStyle w:val="NormalWeb"/>
        <w:numPr>
          <w:ilvl w:val="0"/>
          <w:numId w:val="14"/>
        </w:numPr>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Se sustituye al responsable alemán como la entidad corresponsable de emitir el dictamen sobre la necesidad de notificar a los interesados y de realizar dicha comunicación, estableciendo en su lugar al Equipo de Protección de Datos de la filial correspondiente.</w:t>
      </w:r>
    </w:p>
    <w:p w:rsidR="003D503B" w:rsidP="41ABAA2C" w:rsidRDefault="003D503B" w14:paraId="0E34522F"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
      </w:pPr>
    </w:p>
    <w:p w:rsidRPr="00DA46B5" w:rsidR="008B6205" w:rsidP="41ABAA2C" w:rsidRDefault="008B6205" w14:paraId="5EBCBA92" w14:textId="05D3175F">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6:00Z" w:id="1524583299">
            <w:rPr>
              <w:rFonts w:ascii="Arial" w:hAnsi="Arial" w:eastAsia="Arial" w:cs="Arial"/>
              <w:sz w:val="21"/>
              <w:szCs w:val="21"/>
              <w:lang w:val="es-ES" w:eastAsia="en-US"/>
            </w:rPr>
          </w:rPrChange>
        </w:rPr>
        <w:pPrChange w:author="Erick Mateos Molina" w:date="2025-11-12T16:19:00Z" w16du:dateUtc="2025-11-12T22:19:00Z" w:id="289">
          <w:pPr>
            <w:pStyle w:val="NormalWeb"/>
            <w:jc w:val="both"/>
          </w:pPr>
        </w:pPrChange>
      </w:pPr>
      <w:r w:rsidRPr="41ABAA2C" w:rsidR="41ABAA2C">
        <w:rPr>
          <w:rFonts w:ascii="Arial" w:hAnsi="Arial" w:eastAsia="Arial" w:cs="Arial"/>
          <w:b w:val="1"/>
          <w:bCs w:val="1"/>
          <w:color w:val="1F497D" w:themeColor="text2" w:themeTint="FF" w:themeShade="FF"/>
          <w:sz w:val="21"/>
          <w:szCs w:val="21"/>
          <w:lang w:val="es-ES" w:eastAsia="en-US"/>
        </w:rPr>
        <w:t xml:space="preserve">8.5.5. Mantenimiento de un registro de violaciones de datos personales. </w:t>
      </w:r>
    </w:p>
    <w:p w:rsidRPr="00386D70" w:rsidR="008B6205" w:rsidP="41ABAA2C" w:rsidRDefault="008B6205" w14:paraId="094E6768"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Change w:author="Erick Mateos Molina" w:date="2025-11-12T16:19:00Z" w16du:dateUtc="2025-11-12T22:19:00Z" w:id="293">
          <w:pPr>
            <w:pStyle w:val="NormalWeb"/>
            <w:jc w:val="both"/>
          </w:pPr>
        </w:pPrChange>
      </w:pPr>
      <w:r w:rsidRPr="41ABAA2C" w:rsidR="41ABAA2C">
        <w:rPr>
          <w:rFonts w:ascii="Arial" w:hAnsi="Arial" w:eastAsia="Arial" w:cs="Arial"/>
          <w:color w:val="1F497D" w:themeColor="text2" w:themeTint="FF" w:themeShade="FF"/>
          <w:sz w:val="21"/>
          <w:szCs w:val="21"/>
          <w:lang w:val="es-ES" w:eastAsia="en-US"/>
        </w:rPr>
        <w:t xml:space="preserve">Se mantiene el proceso establecido en la sección 5.5 de las políticas globales de GRT, solo se modifica a la entidad encargada de dicho que será el Equipo de Protección de Datos de GRT de la filial correspondiente. </w:t>
      </w:r>
    </w:p>
    <w:p w:rsidR="00DA46B5" w:rsidP="41ABAA2C" w:rsidRDefault="00DA46B5" w14:paraId="64A62B2F"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Pr="00DA46B5" w:rsidR="008B6205" w:rsidP="41ABAA2C" w:rsidRDefault="008B6205" w14:paraId="1FE1B7A2" w14:textId="38CB270F">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6:00Z" w:id="1828850589">
            <w:rPr>
              <w:rFonts w:ascii="Arial" w:hAnsi="Arial" w:eastAsia="Arial" w:cs="Arial"/>
              <w:sz w:val="21"/>
              <w:szCs w:val="21"/>
              <w:lang w:val="es-ES" w:eastAsia="en-US"/>
            </w:rPr>
          </w:rPrChange>
        </w:rPr>
        <w:pPrChange w:author="Erick Mateos Molina" w:date="2025-11-12T16:19:00Z" w16du:dateUtc="2025-11-12T22:19:00Z" w:id="299">
          <w:pPr>
            <w:pStyle w:val="NormalWeb"/>
            <w:jc w:val="both"/>
          </w:pPr>
        </w:pPrChange>
      </w:pPr>
      <w:r w:rsidRPr="41ABAA2C" w:rsidR="41ABAA2C">
        <w:rPr>
          <w:rFonts w:ascii="Arial" w:hAnsi="Arial" w:eastAsia="Arial" w:cs="Arial"/>
          <w:b w:val="1"/>
          <w:bCs w:val="1"/>
          <w:color w:val="1F497D" w:themeColor="text2" w:themeTint="FF" w:themeShade="FF"/>
          <w:sz w:val="21"/>
          <w:szCs w:val="21"/>
          <w:lang w:val="es-ES" w:eastAsia="en-US"/>
        </w:rPr>
        <w:t xml:space="preserve">8.5.6. Violación de datos personales por parte de terceros (procesadores de datos </w:t>
      </w:r>
    </w:p>
    <w:p w:rsidR="008B6205" w:rsidP="41ABAA2C" w:rsidRDefault="008B6205" w14:paraId="314E73D4"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 xml:space="preserve">Se mantiene el proceso establecido en el segmento 5.6 </w:t>
      </w:r>
      <w:r w:rsidRPr="41ABAA2C" w:rsidR="41ABAA2C">
        <w:rPr>
          <w:rFonts w:ascii="Arial" w:hAnsi="Arial" w:eastAsia="Arial" w:cs="Arial"/>
          <w:i w:val="1"/>
          <w:iCs w:val="1"/>
          <w:color w:val="1F497D" w:themeColor="text2" w:themeTint="FF" w:themeShade="FF"/>
          <w:sz w:val="21"/>
          <w:szCs w:val="21"/>
          <w:lang w:val="es-ES" w:eastAsia="en-US"/>
        </w:rPr>
        <w:t>Violaciones de datos Personales por parte de terceros (procesadores de datos)</w:t>
      </w:r>
      <w:r w:rsidRPr="41ABAA2C" w:rsidR="41ABAA2C">
        <w:rPr>
          <w:rFonts w:ascii="Arial" w:hAnsi="Arial" w:eastAsia="Arial" w:cs="Arial"/>
          <w:color w:val="1F497D" w:themeColor="text2" w:themeTint="FF" w:themeShade="FF"/>
          <w:sz w:val="21"/>
          <w:szCs w:val="21"/>
          <w:lang w:val="es-ES" w:eastAsia="en-US"/>
        </w:rPr>
        <w:t xml:space="preserve"> que tratan datos personales en nombre de GRT. </w:t>
      </w:r>
    </w:p>
    <w:p w:rsidRPr="00386D70" w:rsidR="00DA46B5" w:rsidP="41ABAA2C" w:rsidRDefault="00DA46B5" w14:paraId="49F87207"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Pr="00DA46B5" w:rsidR="008B6205" w:rsidP="41ABAA2C" w:rsidRDefault="008B6205" w14:paraId="29BE6BC7"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7:00Z" w:id="2131271613">
            <w:rPr>
              <w:rFonts w:ascii="Arial" w:hAnsi="Arial" w:eastAsia="Arial" w:cs="Arial"/>
              <w:sz w:val="21"/>
              <w:szCs w:val="21"/>
              <w:lang w:val="es-ES" w:eastAsia="en-US"/>
            </w:rPr>
          </w:rPrChange>
        </w:rPr>
      </w:pPr>
      <w:r w:rsidRPr="41ABAA2C" w:rsidR="41ABAA2C">
        <w:rPr>
          <w:rFonts w:ascii="Arial" w:hAnsi="Arial" w:eastAsia="Arial" w:cs="Arial"/>
          <w:b w:val="1"/>
          <w:bCs w:val="1"/>
          <w:color w:val="1F497D" w:themeColor="text2" w:themeTint="FF" w:themeShade="FF"/>
          <w:sz w:val="21"/>
          <w:szCs w:val="21"/>
          <w:lang w:val="es-ES" w:eastAsia="en-US"/>
        </w:rPr>
        <w:t xml:space="preserve">8.5.7. Prevención de violaciones de datos personales. </w:t>
      </w:r>
    </w:p>
    <w:p w:rsidR="008B6205" w:rsidP="41ABAA2C" w:rsidRDefault="008B6205" w14:paraId="09396A04" w14:textId="39FC036E">
      <w:pPr>
        <w:pStyle w:val="NormalWeb"/>
        <w:spacing w:before="0" w:beforeAutospacing="off" w:after="0" w:afterAutospacing="off"/>
        <w:jc w:val="both"/>
        <w:rPr>
          <w:rFonts w:ascii="Arial" w:hAnsi="Arial" w:eastAsia="Arial" w:cs="Arial"/>
          <w:color w:val="1F497D" w:themeColor="text2" w:themeTint="FF" w:themeShade="FF"/>
          <w:sz w:val="21"/>
          <w:szCs w:val="21"/>
          <w:lang w:val="es-MX" w:eastAsia="en-US"/>
        </w:rPr>
      </w:pPr>
      <w:r w:rsidRPr="41ABAA2C" w:rsidR="41ABAA2C">
        <w:rPr>
          <w:rFonts w:ascii="Arial" w:hAnsi="Arial" w:eastAsia="Arial" w:cs="Arial"/>
          <w:color w:val="1F497D" w:themeColor="text2" w:themeTint="FF" w:themeShade="FF"/>
          <w:sz w:val="21"/>
          <w:szCs w:val="21"/>
          <w:lang w:val="es-MX" w:eastAsia="en-US"/>
        </w:rPr>
        <w:t xml:space="preserve">El proceso establecido en el segmento 5.7 </w:t>
      </w:r>
      <w:r w:rsidRPr="41ABAA2C" w:rsidR="41ABAA2C">
        <w:rPr>
          <w:rFonts w:ascii="Arial" w:hAnsi="Arial" w:eastAsia="Arial" w:cs="Arial"/>
          <w:i w:val="1"/>
          <w:iCs w:val="1"/>
          <w:color w:val="1F497D" w:themeColor="text2" w:themeTint="FF" w:themeShade="FF"/>
          <w:sz w:val="21"/>
          <w:szCs w:val="21"/>
          <w:lang w:val="es-MX" w:eastAsia="en-US"/>
        </w:rPr>
        <w:t xml:space="preserve">Prevención de violaciones de datos personales de GRT </w:t>
      </w:r>
      <w:r w:rsidRPr="41ABAA2C" w:rsidR="41ABAA2C">
        <w:rPr>
          <w:rFonts w:ascii="Arial" w:hAnsi="Arial" w:eastAsia="Arial" w:cs="Arial"/>
          <w:color w:val="1F497D" w:themeColor="text2" w:themeTint="FF" w:themeShade="FF"/>
          <w:sz w:val="21"/>
          <w:szCs w:val="21"/>
          <w:lang w:val="es-MX" w:eastAsia="en-US"/>
        </w:rPr>
        <w:t>se sigue aplicando de manera íntegra en México</w:t>
      </w:r>
      <w:r w:rsidRPr="41ABAA2C" w:rsidR="41ABAA2C">
        <w:rPr>
          <w:rFonts w:ascii="Arial" w:hAnsi="Arial" w:eastAsia="Arial" w:cs="Arial"/>
          <w:color w:val="1F497D" w:themeColor="text2" w:themeTint="FF" w:themeShade="FF"/>
          <w:sz w:val="21"/>
          <w:szCs w:val="21"/>
          <w:lang w:val="es-MX" w:eastAsia="en-US"/>
        </w:rPr>
        <w:t xml:space="preserve">. </w:t>
      </w:r>
    </w:p>
    <w:p w:rsidRPr="00386D70" w:rsidR="00DA46B5" w:rsidP="41ABAA2C" w:rsidRDefault="00DA46B5" w14:paraId="7AB34808" w14:textId="77777777">
      <w:pPr>
        <w:pStyle w:val="NormalWeb"/>
        <w:spacing w:before="0" w:beforeAutospacing="off" w:after="0" w:afterAutospacing="off"/>
        <w:jc w:val="both"/>
        <w:rPr>
          <w:rFonts w:ascii="Arial" w:hAnsi="Arial" w:eastAsia="Arial" w:cs="Arial"/>
          <w:color w:val="1F497D" w:themeColor="text2" w:themeTint="FF" w:themeShade="FF"/>
          <w:sz w:val="21"/>
          <w:szCs w:val="21"/>
          <w:lang w:val="es-ES" w:eastAsia="en-US"/>
        </w:rPr>
      </w:pPr>
    </w:p>
    <w:p w:rsidRPr="00DA46B5" w:rsidR="008B6205" w:rsidP="41ABAA2C" w:rsidRDefault="008B6205" w14:paraId="7AA4E22F" w14:textId="77777777">
      <w:pPr>
        <w:pStyle w:val="NormalWeb"/>
        <w:spacing w:before="0" w:beforeAutospacing="off" w:after="0" w:afterAutospacing="off"/>
        <w:jc w:val="both"/>
        <w:rPr>
          <w:rFonts w:ascii="Arial" w:hAnsi="Arial" w:eastAsia="Arial" w:cs="Arial"/>
          <w:b w:val="1"/>
          <w:bCs w:val="1"/>
          <w:color w:val="1F497D" w:themeColor="text2" w:themeTint="FF" w:themeShade="FF"/>
          <w:sz w:val="21"/>
          <w:szCs w:val="21"/>
          <w:lang w:val="es-ES" w:eastAsia="en-US"/>
          <w:rPrChange w:author="" w16du:dateUtc="2025-11-12T18:37:00Z" w:id="833688297">
            <w:rPr>
              <w:rFonts w:ascii="Arial" w:hAnsi="Arial" w:eastAsia="Arial" w:cs="Arial"/>
              <w:sz w:val="21"/>
              <w:szCs w:val="21"/>
              <w:lang w:val="es-ES" w:eastAsia="en-US"/>
            </w:rPr>
          </w:rPrChange>
        </w:rPr>
      </w:pPr>
      <w:r w:rsidRPr="41ABAA2C" w:rsidR="41ABAA2C">
        <w:rPr>
          <w:rFonts w:ascii="Arial" w:hAnsi="Arial" w:eastAsia="Arial" w:cs="Arial"/>
          <w:b w:val="1"/>
          <w:bCs w:val="1"/>
          <w:color w:val="1F497D" w:themeColor="text2" w:themeTint="FF" w:themeShade="FF"/>
          <w:sz w:val="21"/>
          <w:szCs w:val="21"/>
          <w:lang w:val="es-ES" w:eastAsia="en-US"/>
        </w:rPr>
        <w:t xml:space="preserve">8.5.8.  Plantilla y formularios necesarios para el proceso. </w:t>
      </w:r>
    </w:p>
    <w:p w:rsidR="00DA46B5" w:rsidP="41ABAA2C" w:rsidRDefault="008B6205" w14:paraId="4AFB9900" w14:textId="77777777">
      <w:pPr>
        <w:pStyle w:val="NormalWeb"/>
        <w:spacing w:before="0" w:beforeAutospacing="off" w:after="0" w:afterAutospacing="off"/>
        <w:rPr>
          <w:rFonts w:ascii="Arial" w:hAnsi="Arial" w:eastAsia="Arial" w:cs="Arial"/>
          <w:color w:val="1F497D" w:themeColor="text2" w:themeTint="FF" w:themeShade="FF"/>
          <w:sz w:val="21"/>
          <w:szCs w:val="21"/>
          <w:lang w:val="es-ES" w:eastAsia="en-US"/>
        </w:rPr>
      </w:pPr>
      <w:r w:rsidRPr="41ABAA2C" w:rsidR="41ABAA2C">
        <w:rPr>
          <w:rFonts w:ascii="Arial" w:hAnsi="Arial" w:eastAsia="Arial" w:cs="Arial"/>
          <w:color w:val="1F497D" w:themeColor="text2" w:themeTint="FF" w:themeShade="FF"/>
          <w:sz w:val="21"/>
          <w:szCs w:val="21"/>
          <w:lang w:val="es-ES" w:eastAsia="en-US"/>
        </w:rPr>
        <w:t xml:space="preserve">Se agrega los siguientes documentos que funcionan como complementos a los procesos previamente establecidos. </w:t>
      </w:r>
    </w:p>
    <w:p w:rsidR="00DE3D71" w:rsidP="41ABAA2C" w:rsidRDefault="00DE3D71" w14:paraId="0E07314A" w14:textId="470BC534">
      <w:pPr>
        <w:pStyle w:val="NormalWeb"/>
        <w:numPr>
          <w:ilvl w:val="0"/>
          <w:numId w:val="18"/>
        </w:numPr>
        <w:spacing w:before="0" w:beforeAutospacing="off" w:after="0" w:afterAutospacing="off"/>
        <w:rPr>
          <w:color w:val="1F497D" w:themeColor="text2" w:themeTint="FF" w:themeShade="FF"/>
          <w:sz w:val="21"/>
          <w:szCs w:val="21"/>
          <w:lang w:val="es-ES"/>
          <w:rPrChange w:author="" w16du:dateUtc="2025-11-12T22:21:00Z" w:id="1383627340"/>
        </w:rPr>
      </w:pPr>
      <w:r w:rsidRPr="41ABAA2C" w:rsidR="41ABAA2C">
        <w:rPr>
          <w:rFonts w:ascii="Arial" w:hAnsi="Arial" w:eastAsia="Arial" w:cs="Arial"/>
          <w:color w:val="1F497D" w:themeColor="text2" w:themeTint="FF" w:themeShade="FF"/>
          <w:sz w:val="21"/>
          <w:szCs w:val="21"/>
          <w:lang w:val="es-ES" w:eastAsia="en-US"/>
        </w:rPr>
        <w:t>Política de atención a vulneraciones de seguridad de datos personales</w:t>
      </w:r>
      <w:r w:rsidRPr="41ABAA2C" w:rsidR="41ABAA2C">
        <w:rPr>
          <w:rFonts w:ascii="Arial" w:hAnsi="Arial" w:eastAsia="Arial" w:cs="Arial"/>
          <w:color w:val="1F497D" w:themeColor="text2" w:themeTint="FF" w:themeShade="FF"/>
          <w:sz w:val="21"/>
          <w:szCs w:val="21"/>
        </w:rPr>
        <w:t xml:space="preserve"> de </w:t>
      </w:r>
      <w:r w:rsidRPr="41ABAA2C" w:rsidR="41ABAA2C">
        <w:rPr>
          <w:rFonts w:ascii="Arial" w:hAnsi="Arial" w:eastAsia="Arial" w:cs="Arial"/>
          <w:color w:val="1F497D" w:themeColor="text2" w:themeTint="FF" w:themeShade="FF"/>
          <w:sz w:val="21"/>
          <w:szCs w:val="21"/>
        </w:rPr>
        <w:t>Grünenthal</w:t>
      </w:r>
      <w:r w:rsidRPr="41ABAA2C" w:rsidR="41ABAA2C">
        <w:rPr>
          <w:rFonts w:ascii="Arial" w:hAnsi="Arial" w:eastAsia="Arial" w:cs="Arial"/>
          <w:color w:val="1F497D" w:themeColor="text2" w:themeTint="FF" w:themeShade="FF"/>
          <w:sz w:val="21"/>
          <w:szCs w:val="21"/>
        </w:rPr>
        <w:t xml:space="preserve"> de México, S.A. de C.V, filial de GRT en la región. </w:t>
      </w:r>
    </w:p>
    <w:sectPr w:rsidR="00DE3D71">
      <w:pgSz w:w="12240" w:h="15840" w:orient="portrait"/>
      <w:pgMar w:top="1580" w:right="720" w:bottom="280" w:left="1440" w:header="719" w:footer="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9196F" w:rsidRDefault="0039196F" w14:paraId="19D5B70F" w14:textId="77777777">
      <w:r>
        <w:separator/>
      </w:r>
    </w:p>
  </w:endnote>
  <w:endnote w:type="continuationSeparator" w:id="0">
    <w:p w:rsidR="0039196F" w:rsidRDefault="0039196F" w14:paraId="451544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Noto Sans Symbols2">
    <w:panose1 w:val="020B0502040504020204"/>
    <w:charset w:val="00"/>
    <w:family w:val="swiss"/>
    <w:pitch w:val="variable"/>
    <w:sig w:usb0="80000003" w:usb1="0200E3E4" w:usb2="00040020" w:usb3="00000000" w:csb0="00000001"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9196F" w:rsidRDefault="0039196F" w14:paraId="6AF9032B" w14:textId="77777777">
      <w:r>
        <w:separator/>
      </w:r>
    </w:p>
  </w:footnote>
  <w:footnote w:type="continuationSeparator" w:id="0">
    <w:p w:rsidR="0039196F" w:rsidRDefault="0039196F" w14:paraId="646107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331539" w:rsidRDefault="007F2289" w14:paraId="5D0280B7" w14:textId="77777777">
    <w:pPr>
      <w:pStyle w:val="Textoindependiente"/>
      <w:spacing w:before="0" w:line="14" w:lineRule="auto"/>
      <w:rPr>
        <w:sz w:val="20"/>
      </w:rPr>
    </w:pPr>
    <w:r>
      <w:rPr>
        <w:noProof/>
        <w:sz w:val="20"/>
      </w:rPr>
      <mc:AlternateContent>
        <mc:Choice Requires="wps">
          <w:drawing>
            <wp:anchor distT="0" distB="0" distL="0" distR="0" simplePos="0" relativeHeight="251658240" behindDoc="1" locked="0" layoutInCell="1" allowOverlap="1" wp14:anchorId="42537A9F" wp14:editId="1793EB39">
              <wp:simplePos x="0" y="0"/>
              <wp:positionH relativeFrom="page">
                <wp:posOffset>912367</wp:posOffset>
              </wp:positionH>
              <wp:positionV relativeFrom="page">
                <wp:posOffset>443792</wp:posOffset>
              </wp:positionV>
              <wp:extent cx="2422525" cy="377190"/>
              <wp:effectExtent l="0" t="0" r="0" b="0"/>
              <wp:wrapNone/>
              <wp:docPr id="1" name="Textbox 1"/>
              <wp:cNvGraphicFramePr/>
              <a:graphic xmlns:a="http://schemas.openxmlformats.org/drawingml/2006/main">
                <a:graphicData uri="http://schemas.microsoft.com/office/word/2010/wordprocessingShape">
                  <wps:wsp>
                    <wps:cNvSpPr txBox="1"/>
                    <wps:spPr>
                      <a:xfrm>
                        <a:off x="0" y="0"/>
                        <a:ext cx="2422525" cy="377190"/>
                      </a:xfrm>
                      <a:prstGeom prst="rect">
                        <a:avLst/>
                      </a:prstGeom>
                    </wps:spPr>
                    <wps:txbx>
                      <w:txbxContent>
                        <w:p w:rsidR="00331539" w:rsidRDefault="007F2289" w14:paraId="49199806" w14:textId="77777777">
                          <w:pPr>
                            <w:spacing w:before="27"/>
                            <w:ind w:left="20"/>
                            <w:rPr>
                              <w:rFonts w:ascii="Calibri"/>
                              <w:sz w:val="23"/>
                            </w:rPr>
                          </w:pPr>
                          <w:r>
                            <w:rPr>
                              <w:rFonts w:ascii="Calibri"/>
                              <w:sz w:val="20"/>
                            </w:rPr>
                            <w:t>N</w:t>
                          </w:r>
                          <w:r>
                            <w:rPr>
                              <w:rFonts w:ascii="Calibri"/>
                              <w:sz w:val="20"/>
                            </w:rPr>
                            <w:t>ú</w:t>
                          </w:r>
                          <w:r>
                            <w:rPr>
                              <w:rFonts w:ascii="Calibri"/>
                              <w:sz w:val="20"/>
                            </w:rPr>
                            <w:t xml:space="preserve">mero: </w:t>
                          </w:r>
                          <w:r>
                            <w:rPr>
                              <w:rFonts w:ascii="Calibri"/>
                              <w:color w:val="101D2F"/>
                              <w:spacing w:val="-2"/>
                              <w:sz w:val="21"/>
                            </w:rPr>
                            <w:t>PROC-003162</w:t>
                          </w:r>
                        </w:p>
                        <w:p w:rsidR="00331539" w:rsidRDefault="007F2289" w14:paraId="75E9F445" w14:textId="77777777">
                          <w:pPr>
                            <w:ind w:left="20"/>
                            <w:rPr>
                              <w:rFonts w:ascii="Calibri"/>
                            </w:rPr>
                          </w:pPr>
                          <w:r>
                            <w:rPr>
                              <w:rFonts w:ascii="Calibri"/>
                              <w:sz w:val="20"/>
                            </w:rPr>
                            <w:t>T</w:t>
                          </w:r>
                          <w:r>
                            <w:rPr>
                              <w:rFonts w:ascii="Calibri"/>
                              <w:sz w:val="20"/>
                            </w:rPr>
                            <w:t>í</w:t>
                          </w:r>
                          <w:r>
                            <w:rPr>
                              <w:rFonts w:ascii="Calibri"/>
                              <w:sz w:val="20"/>
                            </w:rPr>
                            <w:t>tulo local: Pol</w:t>
                          </w:r>
                          <w:r>
                            <w:rPr>
                              <w:rFonts w:ascii="Calibri"/>
                              <w:sz w:val="20"/>
                            </w:rPr>
                            <w:t>í</w:t>
                          </w:r>
                          <w:r>
                            <w:rPr>
                              <w:rFonts w:ascii="Calibri"/>
                              <w:sz w:val="20"/>
                            </w:rPr>
                            <w:t xml:space="preserve">tica global sobre </w:t>
                          </w:r>
                          <w:r>
                            <w:rPr>
                              <w:rFonts w:ascii="Calibri"/>
                              <w:spacing w:val="-2"/>
                              <w:sz w:val="20"/>
                            </w:rPr>
                            <w:t xml:space="preserve">violaciones </w:t>
                          </w:r>
                          <w:r>
                            <w:rPr>
                              <w:rFonts w:ascii="Calibri"/>
                              <w:sz w:val="20"/>
                            </w:rPr>
                            <w:t>de datos</w:t>
                          </w:r>
                        </w:p>
                      </w:txbxContent>
                    </wps:txbx>
                    <wps:bodyPr wrap="square" lIns="0" tIns="0" rIns="0" bIns="0" rtlCol="0"/>
                  </wps:wsp>
                </a:graphicData>
              </a:graphic>
            </wp:anchor>
          </w:drawing>
        </mc:Choice>
        <mc:Fallback>
          <w:pict>
            <v:shapetype id="_x0000_t202" coordsize="21600,21600" o:spt="202" path="m,l,21600r21600,l21600,xe" w14:anchorId="42537A9F">
              <v:stroke joinstyle="miter"/>
              <v:path gradientshapeok="t" o:connecttype="rect"/>
            </v:shapetype>
            <v:shape id="Textbox 1" style="position:absolute;margin-left:71.85pt;margin-top:34.95pt;width:190.75pt;height:29.7pt;z-index:-251658240;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">
              <v:textbox inset="0,0,0,0">
                <w:txbxContent>
                  <w:p w:rsidR="00331539" w:rsidRDefault="007F2289" w14:paraId="49199806" w14:textId="77777777">
                    <w:pPr>
                      <w:spacing w:before="27"/>
                      <w:ind w:left="20"/>
                      <w:rPr>
                        <w:rFonts w:ascii="Calibri"/>
                        <w:sz w:val="23"/>
                      </w:rPr>
                    </w:pPr>
                    <w:r>
                      <w:rPr>
                        <w:rFonts w:ascii="Calibri"/>
                        <w:sz w:val="20"/>
                      </w:rPr>
                      <w:t>N</w:t>
                    </w:r>
                    <w:r>
                      <w:rPr>
                        <w:rFonts w:ascii="Calibri"/>
                        <w:sz w:val="20"/>
                      </w:rPr>
                      <w:t>ú</w:t>
                    </w:r>
                    <w:r>
                      <w:rPr>
                        <w:rFonts w:ascii="Calibri"/>
                        <w:sz w:val="20"/>
                      </w:rPr>
                      <w:t xml:space="preserve">mero: </w:t>
                    </w:r>
                    <w:r>
                      <w:rPr>
                        <w:rFonts w:ascii="Calibri"/>
                        <w:color w:val="101D2F"/>
                        <w:spacing w:val="-2"/>
                        <w:sz w:val="21"/>
                      </w:rPr>
                      <w:t>PROC-003162</w:t>
                    </w:r>
                  </w:p>
                  <w:p w:rsidR="00331539" w:rsidRDefault="007F2289" w14:paraId="75E9F445" w14:textId="77777777">
                    <w:pPr>
                      <w:ind w:left="20"/>
                      <w:rPr>
                        <w:rFonts w:ascii="Calibri"/>
                      </w:rPr>
                    </w:pPr>
                    <w:r>
                      <w:rPr>
                        <w:rFonts w:ascii="Calibri"/>
                        <w:sz w:val="20"/>
                      </w:rPr>
                      <w:t>T</w:t>
                    </w:r>
                    <w:r>
                      <w:rPr>
                        <w:rFonts w:ascii="Calibri"/>
                        <w:sz w:val="20"/>
                      </w:rPr>
                      <w:t>í</w:t>
                    </w:r>
                    <w:r>
                      <w:rPr>
                        <w:rFonts w:ascii="Calibri"/>
                        <w:sz w:val="20"/>
                      </w:rPr>
                      <w:t>tulo local: Pol</w:t>
                    </w:r>
                    <w:r>
                      <w:rPr>
                        <w:rFonts w:ascii="Calibri"/>
                        <w:sz w:val="20"/>
                      </w:rPr>
                      <w:t>í</w:t>
                    </w:r>
                    <w:r>
                      <w:rPr>
                        <w:rFonts w:ascii="Calibri"/>
                        <w:sz w:val="20"/>
                      </w:rPr>
                      <w:t xml:space="preserve">tica global sobre </w:t>
                    </w:r>
                    <w:r>
                      <w:rPr>
                        <w:rFonts w:ascii="Calibri"/>
                        <w:spacing w:val="-2"/>
                        <w:sz w:val="20"/>
                      </w:rPr>
                      <w:t xml:space="preserve">violaciones </w:t>
                    </w:r>
                    <w:r>
                      <w:rPr>
                        <w:rFonts w:ascii="Calibri"/>
                        <w:sz w:val="20"/>
                      </w:rPr>
                      <w:t>de datos</w:t>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20B3ABCC" wp14:editId="27D26C88">
              <wp:simplePos x="0" y="0"/>
              <wp:positionH relativeFrom="page">
                <wp:posOffset>3807967</wp:posOffset>
              </wp:positionH>
              <wp:positionV relativeFrom="page">
                <wp:posOffset>471551</wp:posOffset>
              </wp:positionV>
              <wp:extent cx="614045" cy="152400"/>
              <wp:effectExtent l="0" t="0" r="0" b="0"/>
              <wp:wrapNone/>
              <wp:docPr id="2" name="Textbox 2"/>
              <wp:cNvGraphicFramePr/>
              <a:graphic xmlns:a="http://schemas.openxmlformats.org/drawingml/2006/main">
                <a:graphicData uri="http://schemas.microsoft.com/office/word/2010/wordprocessingShape">
                  <wps:wsp>
                    <wps:cNvSpPr txBox="1"/>
                    <wps:spPr>
                      <a:xfrm>
                        <a:off x="0" y="0"/>
                        <a:ext cx="614045" cy="152400"/>
                      </a:xfrm>
                      <a:prstGeom prst="rect">
                        <a:avLst/>
                      </a:prstGeom>
                    </wps:spPr>
                    <wps:txbx>
                      <w:txbxContent>
                        <w:p w:rsidR="00331539" w:rsidRDefault="007F2289" w14:paraId="419E4B44" w14:textId="77777777">
                          <w:pPr>
                            <w:spacing w:line="223" w:lineRule="exact"/>
                            <w:ind w:left="20"/>
                            <w:rPr>
                              <w:rFonts w:ascii="Calibri"/>
                              <w:sz w:val="20"/>
                            </w:rPr>
                          </w:pPr>
                          <w:r>
                            <w:rPr>
                              <w:rFonts w:ascii="Calibri"/>
                              <w:sz w:val="18"/>
                            </w:rPr>
                            <w:t>Revisi</w:t>
                          </w:r>
                          <w:r>
                            <w:rPr>
                              <w:rFonts w:ascii="Calibri"/>
                              <w:sz w:val="18"/>
                            </w:rPr>
                            <w:t>ó</w:t>
                          </w:r>
                          <w:r>
                            <w:rPr>
                              <w:rFonts w:ascii="Calibri"/>
                              <w:sz w:val="18"/>
                            </w:rPr>
                            <w:t>n</w:t>
                          </w:r>
                          <w:r>
                            <w:rPr>
                              <w:rFonts w:ascii="Calibri"/>
                              <w:spacing w:val="-5"/>
                              <w:sz w:val="18"/>
                            </w:rPr>
                            <w:t xml:space="preserve"> 05</w:t>
                          </w:r>
                        </w:p>
                      </w:txbxContent>
                    </wps:txbx>
                    <wps:bodyPr wrap="square" lIns="0" tIns="0" rIns="0" bIns="0" rtlCol="0"/>
                  </wps:wsp>
                </a:graphicData>
              </a:graphic>
            </wp:anchor>
          </w:drawing>
        </mc:Choice>
        <mc:Fallback>
          <w:pict>
            <v:shape id="Textbox 2" style="position:absolute;margin-left:299.85pt;margin-top:37.15pt;width:48.35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spid="_x0000_s1027"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" w14:anchorId="20B3ABCC">
              <v:textbox inset="0,0,0,0">
                <w:txbxContent>
                  <w:p w:rsidR="00331539" w:rsidRDefault="007F2289" w14:paraId="419E4B44" w14:textId="77777777">
                    <w:pPr>
                      <w:spacing w:line="223" w:lineRule="exact"/>
                      <w:ind w:left="20"/>
                      <w:rPr>
                        <w:rFonts w:ascii="Calibri"/>
                        <w:sz w:val="20"/>
                      </w:rPr>
                    </w:pPr>
                    <w:r>
                      <w:rPr>
                        <w:rFonts w:ascii="Calibri"/>
                        <w:sz w:val="18"/>
                      </w:rPr>
                      <w:t>Revisi</w:t>
                    </w:r>
                    <w:r>
                      <w:rPr>
                        <w:rFonts w:ascii="Calibri"/>
                        <w:sz w:val="18"/>
                      </w:rPr>
                      <w:t>ó</w:t>
                    </w:r>
                    <w:r>
                      <w:rPr>
                        <w:rFonts w:ascii="Calibri"/>
                        <w:sz w:val="18"/>
                      </w:rPr>
                      <w:t>n</w:t>
                    </w:r>
                    <w:r>
                      <w:rPr>
                        <w:rFonts w:ascii="Calibri"/>
                        <w:spacing w:val="-5"/>
                        <w:sz w:val="18"/>
                      </w:rPr>
                      <w:t xml:space="preserve"> 05</w:t>
                    </w:r>
                  </w:p>
                </w:txbxContent>
              </v:textbox>
              <w10:wrap anchorx="page" anchory="page"/>
            </v:shape>
          </w:pict>
        </mc:Fallback>
      </mc:AlternateContent>
    </w:r>
    <w:r>
      <w:rPr>
        <w:noProof/>
        <w:sz w:val="20"/>
      </w:rPr>
      <mc:AlternateContent>
        <mc:Choice Requires="wps">
          <w:drawing>
            <wp:anchor distT="0" distB="0" distL="0" distR="0" simplePos="0" relativeHeight="251662336" behindDoc="1" locked="0" layoutInCell="1" allowOverlap="1" wp14:anchorId="4E9A5274" wp14:editId="115A1D10">
              <wp:simplePos x="0" y="0"/>
              <wp:positionH relativeFrom="page">
                <wp:posOffset>5178044</wp:posOffset>
              </wp:positionH>
              <wp:positionV relativeFrom="page">
                <wp:posOffset>471551</wp:posOffset>
              </wp:positionV>
              <wp:extent cx="806450" cy="152400"/>
              <wp:effectExtent l="0" t="0" r="0" b="0"/>
              <wp:wrapNone/>
              <wp:docPr id="3" name="Textbox 3"/>
              <wp:cNvGraphicFramePr/>
              <a:graphic xmlns:a="http://schemas.openxmlformats.org/drawingml/2006/main">
                <a:graphicData uri="http://schemas.microsoft.com/office/word/2010/wordprocessingShape">
                  <wps:wsp>
                    <wps:cNvSpPr txBox="1"/>
                    <wps:spPr>
                      <a:xfrm>
                        <a:off x="0" y="0"/>
                        <a:ext cx="806450" cy="152400"/>
                      </a:xfrm>
                      <a:prstGeom prst="rect">
                        <a:avLst/>
                      </a:prstGeom>
                    </wps:spPr>
                    <wps:txbx>
                      <w:txbxContent>
                        <w:p w:rsidR="00331539" w:rsidRDefault="007F2289" w14:paraId="36D7BD55" w14:textId="77777777">
                          <w:pPr>
                            <w:spacing w:line="223" w:lineRule="exact"/>
                            <w:ind w:left="20"/>
                            <w:rPr>
                              <w:rFonts w:ascii="Calibri"/>
                              <w:sz w:val="20"/>
                            </w:rPr>
                          </w:pPr>
                          <w:r>
                            <w:rPr>
                              <w:rFonts w:ascii="Calibri"/>
                              <w:sz w:val="18"/>
                            </w:rPr>
                            <w:t xml:space="preserve">Estado: </w:t>
                          </w:r>
                          <w:r>
                            <w:rPr>
                              <w:rFonts w:ascii="Calibri"/>
                              <w:spacing w:val="-2"/>
                              <w:sz w:val="18"/>
                            </w:rPr>
                            <w:t>Publicada</w:t>
                          </w:r>
                        </w:p>
                      </w:txbxContent>
                    </wps:txbx>
                    <wps:bodyPr wrap="square" lIns="0" tIns="0" rIns="0" bIns="0" rtlCol="0"/>
                  </wps:wsp>
                </a:graphicData>
              </a:graphic>
            </wp:anchor>
          </w:drawing>
        </mc:Choice>
        <mc:Fallback>
          <w:pict>
            <v:shape id="Textbox 3" style="position:absolute;margin-left:407.7pt;margin-top:37.15pt;width:63.5pt;height:12pt;z-index:-251654144;visibility:visible;mso-wrap-style:square;mso-wrap-distance-left:0;mso-wrap-distance-top:0;mso-wrap-distance-right:0;mso-wrap-distance-bottom:0;mso-position-horizontal:absolute;mso-position-horizontal-relative:page;mso-position-vertical:absolute;mso-position-vertical-relative:page;v-text-anchor:top" o:spid="_x0000_s1028"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" w14:anchorId="4E9A5274">
              <v:textbox inset="0,0,0,0">
                <w:txbxContent>
                  <w:p w:rsidR="00331539" w:rsidRDefault="007F2289" w14:paraId="36D7BD55" w14:textId="77777777">
                    <w:pPr>
                      <w:spacing w:line="223" w:lineRule="exact"/>
                      <w:ind w:left="20"/>
                      <w:rPr>
                        <w:rFonts w:ascii="Calibri"/>
                        <w:sz w:val="20"/>
                      </w:rPr>
                    </w:pPr>
                    <w:r>
                      <w:rPr>
                        <w:rFonts w:ascii="Calibri"/>
                        <w:sz w:val="18"/>
                      </w:rPr>
                      <w:t xml:space="preserve">Estado: </w:t>
                    </w:r>
                    <w:r>
                      <w:rPr>
                        <w:rFonts w:ascii="Calibri"/>
                        <w:spacing w:val="-2"/>
                        <w:sz w:val="18"/>
                      </w:rPr>
                      <w:t>Publicada</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03864"/>
    <w:multiLevelType w:val="multilevel"/>
    <w:tmpl w:val="737CCA8C"/>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A07D36"/>
    <w:multiLevelType w:val="multilevel"/>
    <w:tmpl w:val="8E9C89D0"/>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3E57127"/>
    <w:multiLevelType w:val="hybridMultilevel"/>
    <w:tmpl w:val="889060C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82FADE1"/>
    <w:multiLevelType w:val="multilevel"/>
    <w:tmpl w:val="00000000"/>
    <w:lvl w:ilvl="0">
      <w:start w:val="1"/>
      <w:numFmt w:val="decimal"/>
      <w:lvlText w:val="%1"/>
      <w:lvlJc w:val="left"/>
      <w:pPr>
        <w:ind w:left="720" w:hanging="720"/>
      </w:pPr>
      <w:rPr>
        <w:rFonts w:hint="default" w:ascii="Arial" w:hAnsi="Arial" w:eastAsia="Arial" w:cs="Arial"/>
        <w:b/>
        <w:bCs/>
        <w:i w:val="0"/>
        <w:iCs w:val="0"/>
        <w:spacing w:val="0"/>
        <w:w w:val="100"/>
        <w:sz w:val="24"/>
        <w:szCs w:val="24"/>
        <w:lang w:val="en-US" w:eastAsia="en-US" w:bidi="ar-SA"/>
      </w:rPr>
    </w:lvl>
    <w:lvl w:ilvl="1">
      <w:start w:val="1"/>
      <w:numFmt w:val="decimal"/>
      <w:lvlText w:val="%1.%2"/>
      <w:lvlJc w:val="left"/>
      <w:pPr>
        <w:ind w:left="1132" w:hanging="1133"/>
      </w:pPr>
      <w:rPr>
        <w:rFonts w:hint="default" w:ascii="Arial" w:hAnsi="Arial" w:eastAsia="Arial" w:cs="Arial"/>
        <w:b/>
        <w:bCs/>
        <w:i w:val="0"/>
        <w:iCs w:val="0"/>
        <w:spacing w:val="0"/>
        <w:w w:val="100"/>
        <w:sz w:val="24"/>
        <w:szCs w:val="24"/>
        <w:lang w:val="en-US" w:eastAsia="en-US" w:bidi="ar-SA"/>
      </w:rPr>
    </w:lvl>
    <w:lvl w:ilvl="2">
      <w:start w:val="1"/>
      <w:numFmt w:val="decimal"/>
      <w:lvlText w:val="%1.%2.%3"/>
      <w:lvlJc w:val="left"/>
      <w:pPr>
        <w:ind w:left="1132" w:hanging="1133"/>
      </w:pPr>
      <w:rPr>
        <w:rFonts w:hint="default" w:ascii="Arial" w:hAnsi="Arial" w:eastAsia="Arial" w:cs="Arial"/>
        <w:b w:val="0"/>
        <w:bCs w:val="0"/>
        <w:i w:val="0"/>
        <w:iCs w:val="0"/>
        <w:spacing w:val="-2"/>
        <w:w w:val="100"/>
        <w:sz w:val="24"/>
        <w:szCs w:val="24"/>
        <w:lang w:val="en-US" w:eastAsia="en-US" w:bidi="ar-SA"/>
      </w:rPr>
    </w:lvl>
    <w:lvl w:ilvl="3">
      <w:numFmt w:val="bullet"/>
      <w:lvlText w:val="•"/>
      <w:lvlJc w:val="left"/>
      <w:pPr>
        <w:ind w:left="3126" w:hanging="1133"/>
      </w:pPr>
      <w:rPr>
        <w:rFonts w:hint="default"/>
        <w:lang w:val="en-US" w:eastAsia="en-US" w:bidi="ar-SA"/>
      </w:rPr>
    </w:lvl>
    <w:lvl w:ilvl="4">
      <w:numFmt w:val="bullet"/>
      <w:lvlText w:val="•"/>
      <w:lvlJc w:val="left"/>
      <w:pPr>
        <w:ind w:left="4120" w:hanging="1133"/>
      </w:pPr>
      <w:rPr>
        <w:rFonts w:hint="default"/>
        <w:lang w:val="en-US" w:eastAsia="en-US" w:bidi="ar-SA"/>
      </w:rPr>
    </w:lvl>
    <w:lvl w:ilvl="5">
      <w:numFmt w:val="bullet"/>
      <w:lvlText w:val="•"/>
      <w:lvlJc w:val="left"/>
      <w:pPr>
        <w:ind w:left="5113" w:hanging="1133"/>
      </w:pPr>
      <w:rPr>
        <w:rFonts w:hint="default"/>
        <w:lang w:val="en-US" w:eastAsia="en-US" w:bidi="ar-SA"/>
      </w:rPr>
    </w:lvl>
    <w:lvl w:ilvl="6">
      <w:numFmt w:val="bullet"/>
      <w:lvlText w:val="•"/>
      <w:lvlJc w:val="left"/>
      <w:pPr>
        <w:ind w:left="6106" w:hanging="1133"/>
      </w:pPr>
      <w:rPr>
        <w:rFonts w:hint="default"/>
        <w:lang w:val="en-US" w:eastAsia="en-US" w:bidi="ar-SA"/>
      </w:rPr>
    </w:lvl>
    <w:lvl w:ilvl="7">
      <w:numFmt w:val="bullet"/>
      <w:lvlText w:val="•"/>
      <w:lvlJc w:val="left"/>
      <w:pPr>
        <w:ind w:left="7100" w:hanging="1133"/>
      </w:pPr>
      <w:rPr>
        <w:rFonts w:hint="default"/>
        <w:lang w:val="en-US" w:eastAsia="en-US" w:bidi="ar-SA"/>
      </w:rPr>
    </w:lvl>
    <w:lvl w:ilvl="8">
      <w:numFmt w:val="bullet"/>
      <w:lvlText w:val="•"/>
      <w:lvlJc w:val="left"/>
      <w:pPr>
        <w:ind w:left="8093" w:hanging="1133"/>
      </w:pPr>
      <w:rPr>
        <w:rFonts w:hint="default"/>
        <w:lang w:val="en-US" w:eastAsia="en-US" w:bidi="ar-SA"/>
      </w:rPr>
    </w:lvl>
  </w:abstractNum>
  <w:abstractNum w:abstractNumId="4" w15:restartNumberingAfterBreak="0">
    <w:nsid w:val="2DB76941"/>
    <w:multiLevelType w:val="hybridMultilevel"/>
    <w:tmpl w:val="00000000"/>
    <w:lvl w:ilvl="0" w:tplc="DD94148E">
      <w:numFmt w:val="bullet"/>
      <w:lvlText w:val="⮚"/>
      <w:lvlJc w:val="left"/>
      <w:pPr>
        <w:ind w:left="720" w:hanging="360"/>
      </w:pPr>
      <w:rPr>
        <w:rFonts w:hint="default" w:ascii="Noto Sans Symbols2" w:hAnsi="Noto Sans Symbols2" w:eastAsia="Noto Sans Symbols2" w:cs="Noto Sans Symbols2"/>
        <w:b w:val="0"/>
        <w:bCs w:val="0"/>
        <w:i w:val="0"/>
        <w:iCs w:val="0"/>
        <w:spacing w:val="0"/>
        <w:w w:val="106"/>
        <w:sz w:val="24"/>
        <w:szCs w:val="24"/>
        <w:lang w:val="en-US" w:eastAsia="en-US" w:bidi="ar-SA"/>
      </w:rPr>
    </w:lvl>
    <w:lvl w:ilvl="1" w:tplc="F22E76E4">
      <w:numFmt w:val="bullet"/>
      <w:lvlText w:val="•"/>
      <w:lvlJc w:val="left"/>
      <w:pPr>
        <w:ind w:left="1656" w:hanging="360"/>
      </w:pPr>
      <w:rPr>
        <w:rFonts w:hint="default"/>
        <w:lang w:val="en-US" w:eastAsia="en-US" w:bidi="ar-SA"/>
      </w:rPr>
    </w:lvl>
    <w:lvl w:ilvl="2" w:tplc="A22AD026">
      <w:numFmt w:val="bullet"/>
      <w:lvlText w:val="•"/>
      <w:lvlJc w:val="left"/>
      <w:pPr>
        <w:ind w:left="2592" w:hanging="360"/>
      </w:pPr>
      <w:rPr>
        <w:rFonts w:hint="default"/>
        <w:lang w:val="en-US" w:eastAsia="en-US" w:bidi="ar-SA"/>
      </w:rPr>
    </w:lvl>
    <w:lvl w:ilvl="3" w:tplc="E2C6435C">
      <w:numFmt w:val="bullet"/>
      <w:lvlText w:val="•"/>
      <w:lvlJc w:val="left"/>
      <w:pPr>
        <w:ind w:left="3528" w:hanging="360"/>
      </w:pPr>
      <w:rPr>
        <w:rFonts w:hint="default"/>
        <w:lang w:val="en-US" w:eastAsia="en-US" w:bidi="ar-SA"/>
      </w:rPr>
    </w:lvl>
    <w:lvl w:ilvl="4" w:tplc="99223BD8">
      <w:numFmt w:val="bullet"/>
      <w:lvlText w:val="•"/>
      <w:lvlJc w:val="left"/>
      <w:pPr>
        <w:ind w:left="4464" w:hanging="360"/>
      </w:pPr>
      <w:rPr>
        <w:rFonts w:hint="default"/>
        <w:lang w:val="en-US" w:eastAsia="en-US" w:bidi="ar-SA"/>
      </w:rPr>
    </w:lvl>
    <w:lvl w:ilvl="5" w:tplc="19B21104">
      <w:numFmt w:val="bullet"/>
      <w:lvlText w:val="•"/>
      <w:lvlJc w:val="left"/>
      <w:pPr>
        <w:ind w:left="5400" w:hanging="360"/>
      </w:pPr>
      <w:rPr>
        <w:rFonts w:hint="default"/>
        <w:lang w:val="en-US" w:eastAsia="en-US" w:bidi="ar-SA"/>
      </w:rPr>
    </w:lvl>
    <w:lvl w:ilvl="6" w:tplc="11BCBD00">
      <w:numFmt w:val="bullet"/>
      <w:lvlText w:val="•"/>
      <w:lvlJc w:val="left"/>
      <w:pPr>
        <w:ind w:left="6336" w:hanging="360"/>
      </w:pPr>
      <w:rPr>
        <w:rFonts w:hint="default"/>
        <w:lang w:val="en-US" w:eastAsia="en-US" w:bidi="ar-SA"/>
      </w:rPr>
    </w:lvl>
    <w:lvl w:ilvl="7" w:tplc="4B8CC93A">
      <w:numFmt w:val="bullet"/>
      <w:lvlText w:val="•"/>
      <w:lvlJc w:val="left"/>
      <w:pPr>
        <w:ind w:left="7272" w:hanging="360"/>
      </w:pPr>
      <w:rPr>
        <w:rFonts w:hint="default"/>
        <w:lang w:val="en-US" w:eastAsia="en-US" w:bidi="ar-SA"/>
      </w:rPr>
    </w:lvl>
    <w:lvl w:ilvl="8" w:tplc="2A9AA7BC">
      <w:numFmt w:val="bullet"/>
      <w:lvlText w:val="•"/>
      <w:lvlJc w:val="left"/>
      <w:pPr>
        <w:ind w:left="8208" w:hanging="360"/>
      </w:pPr>
      <w:rPr>
        <w:rFonts w:hint="default"/>
        <w:lang w:val="en-US" w:eastAsia="en-US" w:bidi="ar-SA"/>
      </w:rPr>
    </w:lvl>
  </w:abstractNum>
  <w:abstractNum w:abstractNumId="5" w15:restartNumberingAfterBreak="0">
    <w:nsid w:val="348E6A7B"/>
    <w:multiLevelType w:val="hybridMultilevel"/>
    <w:tmpl w:val="00000000"/>
    <w:lvl w:ilvl="0" w:tplc="BD4CC3EE">
      <w:numFmt w:val="bullet"/>
      <w:lvlText w:val="⮚"/>
      <w:lvlJc w:val="left"/>
      <w:pPr>
        <w:ind w:left="720" w:hanging="360"/>
      </w:pPr>
      <w:rPr>
        <w:rFonts w:hint="default" w:ascii="Noto Sans Symbols2" w:hAnsi="Noto Sans Symbols2" w:eastAsia="Noto Sans Symbols2" w:cs="Noto Sans Symbols2"/>
        <w:b w:val="0"/>
        <w:bCs w:val="0"/>
        <w:i w:val="0"/>
        <w:iCs w:val="0"/>
        <w:spacing w:val="0"/>
        <w:w w:val="106"/>
        <w:sz w:val="24"/>
        <w:szCs w:val="24"/>
        <w:lang w:val="en-US" w:eastAsia="en-US" w:bidi="ar-SA"/>
      </w:rPr>
    </w:lvl>
    <w:lvl w:ilvl="1" w:tplc="2194753A">
      <w:numFmt w:val="bullet"/>
      <w:lvlText w:val="•"/>
      <w:lvlJc w:val="left"/>
      <w:pPr>
        <w:ind w:left="1656" w:hanging="360"/>
      </w:pPr>
      <w:rPr>
        <w:rFonts w:hint="default"/>
        <w:lang w:val="en-US" w:eastAsia="en-US" w:bidi="ar-SA"/>
      </w:rPr>
    </w:lvl>
    <w:lvl w:ilvl="2" w:tplc="B6AC9966">
      <w:numFmt w:val="bullet"/>
      <w:lvlText w:val="•"/>
      <w:lvlJc w:val="left"/>
      <w:pPr>
        <w:ind w:left="2592" w:hanging="360"/>
      </w:pPr>
      <w:rPr>
        <w:rFonts w:hint="default"/>
        <w:lang w:val="en-US" w:eastAsia="en-US" w:bidi="ar-SA"/>
      </w:rPr>
    </w:lvl>
    <w:lvl w:ilvl="3" w:tplc="7A802630">
      <w:numFmt w:val="bullet"/>
      <w:lvlText w:val="•"/>
      <w:lvlJc w:val="left"/>
      <w:pPr>
        <w:ind w:left="3528" w:hanging="360"/>
      </w:pPr>
      <w:rPr>
        <w:rFonts w:hint="default"/>
        <w:lang w:val="en-US" w:eastAsia="en-US" w:bidi="ar-SA"/>
      </w:rPr>
    </w:lvl>
    <w:lvl w:ilvl="4" w:tplc="6A6416D6">
      <w:numFmt w:val="bullet"/>
      <w:lvlText w:val="•"/>
      <w:lvlJc w:val="left"/>
      <w:pPr>
        <w:ind w:left="4464" w:hanging="360"/>
      </w:pPr>
      <w:rPr>
        <w:rFonts w:hint="default"/>
        <w:lang w:val="en-US" w:eastAsia="en-US" w:bidi="ar-SA"/>
      </w:rPr>
    </w:lvl>
    <w:lvl w:ilvl="5" w:tplc="8C1815E0">
      <w:numFmt w:val="bullet"/>
      <w:lvlText w:val="•"/>
      <w:lvlJc w:val="left"/>
      <w:pPr>
        <w:ind w:left="5400" w:hanging="360"/>
      </w:pPr>
      <w:rPr>
        <w:rFonts w:hint="default"/>
        <w:lang w:val="en-US" w:eastAsia="en-US" w:bidi="ar-SA"/>
      </w:rPr>
    </w:lvl>
    <w:lvl w:ilvl="6" w:tplc="9C9ED2B4">
      <w:numFmt w:val="bullet"/>
      <w:lvlText w:val="•"/>
      <w:lvlJc w:val="left"/>
      <w:pPr>
        <w:ind w:left="6336" w:hanging="360"/>
      </w:pPr>
      <w:rPr>
        <w:rFonts w:hint="default"/>
        <w:lang w:val="en-US" w:eastAsia="en-US" w:bidi="ar-SA"/>
      </w:rPr>
    </w:lvl>
    <w:lvl w:ilvl="7" w:tplc="D444BC0C">
      <w:numFmt w:val="bullet"/>
      <w:lvlText w:val="•"/>
      <w:lvlJc w:val="left"/>
      <w:pPr>
        <w:ind w:left="7272" w:hanging="360"/>
      </w:pPr>
      <w:rPr>
        <w:rFonts w:hint="default"/>
        <w:lang w:val="en-US" w:eastAsia="en-US" w:bidi="ar-SA"/>
      </w:rPr>
    </w:lvl>
    <w:lvl w:ilvl="8" w:tplc="C6F2DD2A">
      <w:numFmt w:val="bullet"/>
      <w:lvlText w:val="•"/>
      <w:lvlJc w:val="left"/>
      <w:pPr>
        <w:ind w:left="8208" w:hanging="360"/>
      </w:pPr>
      <w:rPr>
        <w:rFonts w:hint="default"/>
        <w:lang w:val="en-US" w:eastAsia="en-US" w:bidi="ar-SA"/>
      </w:rPr>
    </w:lvl>
  </w:abstractNum>
  <w:abstractNum w:abstractNumId="6" w15:restartNumberingAfterBreak="0">
    <w:nsid w:val="375274B1"/>
    <w:multiLevelType w:val="hybridMultilevel"/>
    <w:tmpl w:val="E7BC9C9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C7281DC"/>
    <w:multiLevelType w:val="hybridMultilevel"/>
    <w:tmpl w:val="00000000"/>
    <w:lvl w:ilvl="0" w:tplc="BAC844C8">
      <w:numFmt w:val="bullet"/>
      <w:lvlText w:val="•"/>
      <w:lvlJc w:val="left"/>
      <w:pPr>
        <w:ind w:left="720" w:hanging="360"/>
      </w:pPr>
      <w:rPr>
        <w:rFonts w:hint="default" w:ascii="Calibri" w:hAnsi="Calibri" w:eastAsia="Calibri" w:cs="Calibri"/>
        <w:b w:val="0"/>
        <w:bCs w:val="0"/>
        <w:i w:val="0"/>
        <w:iCs w:val="0"/>
        <w:spacing w:val="0"/>
        <w:w w:val="92"/>
        <w:sz w:val="24"/>
        <w:szCs w:val="24"/>
        <w:lang w:val="en-US" w:eastAsia="en-US" w:bidi="ar-SA"/>
      </w:rPr>
    </w:lvl>
    <w:lvl w:ilvl="1" w:tplc="24E6EA52">
      <w:numFmt w:val="bullet"/>
      <w:lvlText w:val="•"/>
      <w:lvlJc w:val="left"/>
      <w:pPr>
        <w:ind w:left="1656" w:hanging="360"/>
      </w:pPr>
      <w:rPr>
        <w:rFonts w:hint="default"/>
        <w:lang w:val="en-US" w:eastAsia="en-US" w:bidi="ar-SA"/>
      </w:rPr>
    </w:lvl>
    <w:lvl w:ilvl="2" w:tplc="D22EEB22">
      <w:numFmt w:val="bullet"/>
      <w:lvlText w:val="•"/>
      <w:lvlJc w:val="left"/>
      <w:pPr>
        <w:ind w:left="2592" w:hanging="360"/>
      </w:pPr>
      <w:rPr>
        <w:rFonts w:hint="default"/>
        <w:lang w:val="en-US" w:eastAsia="en-US" w:bidi="ar-SA"/>
      </w:rPr>
    </w:lvl>
    <w:lvl w:ilvl="3" w:tplc="4028B018">
      <w:numFmt w:val="bullet"/>
      <w:lvlText w:val="•"/>
      <w:lvlJc w:val="left"/>
      <w:pPr>
        <w:ind w:left="3528" w:hanging="360"/>
      </w:pPr>
      <w:rPr>
        <w:rFonts w:hint="default"/>
        <w:lang w:val="en-US" w:eastAsia="en-US" w:bidi="ar-SA"/>
      </w:rPr>
    </w:lvl>
    <w:lvl w:ilvl="4" w:tplc="3E387C3C">
      <w:numFmt w:val="bullet"/>
      <w:lvlText w:val="•"/>
      <w:lvlJc w:val="left"/>
      <w:pPr>
        <w:ind w:left="4464" w:hanging="360"/>
      </w:pPr>
      <w:rPr>
        <w:rFonts w:hint="default"/>
        <w:lang w:val="en-US" w:eastAsia="en-US" w:bidi="ar-SA"/>
      </w:rPr>
    </w:lvl>
    <w:lvl w:ilvl="5" w:tplc="A8CAE600">
      <w:numFmt w:val="bullet"/>
      <w:lvlText w:val="•"/>
      <w:lvlJc w:val="left"/>
      <w:pPr>
        <w:ind w:left="5400" w:hanging="360"/>
      </w:pPr>
      <w:rPr>
        <w:rFonts w:hint="default"/>
        <w:lang w:val="en-US" w:eastAsia="en-US" w:bidi="ar-SA"/>
      </w:rPr>
    </w:lvl>
    <w:lvl w:ilvl="6" w:tplc="3BAA4E98">
      <w:numFmt w:val="bullet"/>
      <w:lvlText w:val="•"/>
      <w:lvlJc w:val="left"/>
      <w:pPr>
        <w:ind w:left="6336" w:hanging="360"/>
      </w:pPr>
      <w:rPr>
        <w:rFonts w:hint="default"/>
        <w:lang w:val="en-US" w:eastAsia="en-US" w:bidi="ar-SA"/>
      </w:rPr>
    </w:lvl>
    <w:lvl w:ilvl="7" w:tplc="A282D80A">
      <w:numFmt w:val="bullet"/>
      <w:lvlText w:val="•"/>
      <w:lvlJc w:val="left"/>
      <w:pPr>
        <w:ind w:left="7272" w:hanging="360"/>
      </w:pPr>
      <w:rPr>
        <w:rFonts w:hint="default"/>
        <w:lang w:val="en-US" w:eastAsia="en-US" w:bidi="ar-SA"/>
      </w:rPr>
    </w:lvl>
    <w:lvl w:ilvl="8" w:tplc="B9A0E52C">
      <w:numFmt w:val="bullet"/>
      <w:lvlText w:val="•"/>
      <w:lvlJc w:val="left"/>
      <w:pPr>
        <w:ind w:left="8208" w:hanging="360"/>
      </w:pPr>
      <w:rPr>
        <w:rFonts w:hint="default"/>
        <w:lang w:val="en-US" w:eastAsia="en-US" w:bidi="ar-SA"/>
      </w:rPr>
    </w:lvl>
  </w:abstractNum>
  <w:abstractNum w:abstractNumId="8" w15:restartNumberingAfterBreak="0">
    <w:nsid w:val="479A1B7C"/>
    <w:multiLevelType w:val="hybridMultilevel"/>
    <w:tmpl w:val="3A5AE588"/>
    <w:lvl w:ilvl="0" w:tplc="080A000F">
      <w:start w:val="1"/>
      <w:numFmt w:val="decimal"/>
      <w:lvlText w:val="%1."/>
      <w:lvlJc w:val="left"/>
      <w:pPr>
        <w:ind w:left="1440" w:hanging="360"/>
      </w:p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9" w15:restartNumberingAfterBreak="0">
    <w:nsid w:val="491D3387"/>
    <w:multiLevelType w:val="hybridMultilevel"/>
    <w:tmpl w:val="6598F45C"/>
    <w:lvl w:ilvl="0" w:tplc="ABC0999C">
      <w:start w:val="8"/>
      <w:numFmt w:val="bullet"/>
      <w:lvlText w:val="-"/>
      <w:lvlJc w:val="left"/>
      <w:pPr>
        <w:ind w:left="720" w:hanging="360"/>
      </w:pPr>
      <w:rPr>
        <w:rFonts w:hint="default" w:ascii="Arial" w:hAnsi="Arial" w:eastAsia="Arial" w:cs="Aria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0" w15:restartNumberingAfterBreak="0">
    <w:nsid w:val="4E1D6435"/>
    <w:multiLevelType w:val="hybridMultilevel"/>
    <w:tmpl w:val="3782F8B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4F7758E1"/>
    <w:multiLevelType w:val="multilevel"/>
    <w:tmpl w:val="F662CE0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502B8B73"/>
    <w:multiLevelType w:val="hybridMultilevel"/>
    <w:tmpl w:val="00000000"/>
    <w:lvl w:ilvl="0" w:tplc="4A2AC534">
      <w:numFmt w:val="bullet"/>
      <w:lvlText w:val="•"/>
      <w:lvlJc w:val="left"/>
      <w:pPr>
        <w:ind w:left="708" w:hanging="348"/>
      </w:pPr>
      <w:rPr>
        <w:rFonts w:hint="default" w:ascii="Calibri" w:hAnsi="Calibri" w:eastAsia="Calibri" w:cs="Calibri"/>
        <w:b w:val="0"/>
        <w:bCs w:val="0"/>
        <w:i w:val="0"/>
        <w:iCs w:val="0"/>
        <w:spacing w:val="0"/>
        <w:w w:val="92"/>
        <w:sz w:val="24"/>
        <w:szCs w:val="24"/>
        <w:lang w:val="en-US" w:eastAsia="en-US" w:bidi="ar-SA"/>
      </w:rPr>
    </w:lvl>
    <w:lvl w:ilvl="1" w:tplc="EC868A08">
      <w:numFmt w:val="bullet"/>
      <w:lvlText w:val="•"/>
      <w:lvlJc w:val="left"/>
      <w:pPr>
        <w:ind w:left="1638" w:hanging="348"/>
      </w:pPr>
      <w:rPr>
        <w:rFonts w:hint="default"/>
        <w:lang w:val="en-US" w:eastAsia="en-US" w:bidi="ar-SA"/>
      </w:rPr>
    </w:lvl>
    <w:lvl w:ilvl="2" w:tplc="D400AD28">
      <w:numFmt w:val="bullet"/>
      <w:lvlText w:val="•"/>
      <w:lvlJc w:val="left"/>
      <w:pPr>
        <w:ind w:left="2576" w:hanging="348"/>
      </w:pPr>
      <w:rPr>
        <w:rFonts w:hint="default"/>
        <w:lang w:val="en-US" w:eastAsia="en-US" w:bidi="ar-SA"/>
      </w:rPr>
    </w:lvl>
    <w:lvl w:ilvl="3" w:tplc="4B08EB06">
      <w:numFmt w:val="bullet"/>
      <w:lvlText w:val="•"/>
      <w:lvlJc w:val="left"/>
      <w:pPr>
        <w:ind w:left="3514" w:hanging="348"/>
      </w:pPr>
      <w:rPr>
        <w:rFonts w:hint="default"/>
        <w:lang w:val="en-US" w:eastAsia="en-US" w:bidi="ar-SA"/>
      </w:rPr>
    </w:lvl>
    <w:lvl w:ilvl="4" w:tplc="C89CAAF8">
      <w:numFmt w:val="bullet"/>
      <w:lvlText w:val="•"/>
      <w:lvlJc w:val="left"/>
      <w:pPr>
        <w:ind w:left="4452" w:hanging="348"/>
      </w:pPr>
      <w:rPr>
        <w:rFonts w:hint="default"/>
        <w:lang w:val="en-US" w:eastAsia="en-US" w:bidi="ar-SA"/>
      </w:rPr>
    </w:lvl>
    <w:lvl w:ilvl="5" w:tplc="9760E0BA">
      <w:numFmt w:val="bullet"/>
      <w:lvlText w:val="•"/>
      <w:lvlJc w:val="left"/>
      <w:pPr>
        <w:ind w:left="5390" w:hanging="348"/>
      </w:pPr>
      <w:rPr>
        <w:rFonts w:hint="default"/>
        <w:lang w:val="en-US" w:eastAsia="en-US" w:bidi="ar-SA"/>
      </w:rPr>
    </w:lvl>
    <w:lvl w:ilvl="6" w:tplc="DC4A81D4">
      <w:numFmt w:val="bullet"/>
      <w:lvlText w:val="•"/>
      <w:lvlJc w:val="left"/>
      <w:pPr>
        <w:ind w:left="6328" w:hanging="348"/>
      </w:pPr>
      <w:rPr>
        <w:rFonts w:hint="default"/>
        <w:lang w:val="en-US" w:eastAsia="en-US" w:bidi="ar-SA"/>
      </w:rPr>
    </w:lvl>
    <w:lvl w:ilvl="7" w:tplc="30709100">
      <w:numFmt w:val="bullet"/>
      <w:lvlText w:val="•"/>
      <w:lvlJc w:val="left"/>
      <w:pPr>
        <w:ind w:left="7266" w:hanging="348"/>
      </w:pPr>
      <w:rPr>
        <w:rFonts w:hint="default"/>
        <w:lang w:val="en-US" w:eastAsia="en-US" w:bidi="ar-SA"/>
      </w:rPr>
    </w:lvl>
    <w:lvl w:ilvl="8" w:tplc="2D383B54">
      <w:numFmt w:val="bullet"/>
      <w:lvlText w:val="•"/>
      <w:lvlJc w:val="left"/>
      <w:pPr>
        <w:ind w:left="8204" w:hanging="348"/>
      </w:pPr>
      <w:rPr>
        <w:rFonts w:hint="default"/>
        <w:lang w:val="en-US" w:eastAsia="en-US" w:bidi="ar-SA"/>
      </w:rPr>
    </w:lvl>
  </w:abstractNum>
  <w:abstractNum w:abstractNumId="13" w15:restartNumberingAfterBreak="0">
    <w:nsid w:val="518C25BD"/>
    <w:multiLevelType w:val="hybridMultilevel"/>
    <w:tmpl w:val="F662B568"/>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4" w15:restartNumberingAfterBreak="0">
    <w:nsid w:val="528A2ED3"/>
    <w:multiLevelType w:val="multilevel"/>
    <w:tmpl w:val="0F06C10C"/>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69BC2731"/>
    <w:multiLevelType w:val="multilevel"/>
    <w:tmpl w:val="685E37E4"/>
    <w:lvl w:ilvl="0">
      <w:start w:val="8"/>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1B324C3"/>
    <w:multiLevelType w:val="multilevel"/>
    <w:tmpl w:val="F2F8B1C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7BBA6053"/>
    <w:multiLevelType w:val="hybridMultilevel"/>
    <w:tmpl w:val="24A66EA0"/>
    <w:lvl w:ilvl="0" w:tplc="080A0003">
      <w:start w:val="1"/>
      <w:numFmt w:val="bullet"/>
      <w:lvlText w:val="o"/>
      <w:lvlJc w:val="left"/>
      <w:pPr>
        <w:ind w:left="720" w:hanging="360"/>
      </w:pPr>
      <w:rPr>
        <w:rFonts w:hint="default" w:ascii="Courier New" w:hAnsi="Courier New" w:cs="Courier New"/>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num w:numId="1" w16cid:durableId="1696153185">
    <w:abstractNumId w:val="12"/>
  </w:num>
  <w:num w:numId="2" w16cid:durableId="1257862922">
    <w:abstractNumId w:val="4"/>
  </w:num>
  <w:num w:numId="3" w16cid:durableId="1623993776">
    <w:abstractNumId w:val="7"/>
  </w:num>
  <w:num w:numId="4" w16cid:durableId="1720739068">
    <w:abstractNumId w:val="5"/>
  </w:num>
  <w:num w:numId="5" w16cid:durableId="54789328">
    <w:abstractNumId w:val="3"/>
  </w:num>
  <w:num w:numId="6" w16cid:durableId="1477256211">
    <w:abstractNumId w:val="2"/>
  </w:num>
  <w:num w:numId="7" w16cid:durableId="1907908492">
    <w:abstractNumId w:val="8"/>
  </w:num>
  <w:num w:numId="8" w16cid:durableId="1222326156">
    <w:abstractNumId w:val="6"/>
  </w:num>
  <w:num w:numId="9" w16cid:durableId="1969359174">
    <w:abstractNumId w:val="17"/>
  </w:num>
  <w:num w:numId="10" w16cid:durableId="1134519006">
    <w:abstractNumId w:val="16"/>
  </w:num>
  <w:num w:numId="11" w16cid:durableId="355498683">
    <w:abstractNumId w:val="11"/>
  </w:num>
  <w:num w:numId="12" w16cid:durableId="1647129410">
    <w:abstractNumId w:val="0"/>
  </w:num>
  <w:num w:numId="13" w16cid:durableId="1893149013">
    <w:abstractNumId w:val="13"/>
  </w:num>
  <w:num w:numId="14" w16cid:durableId="616256332">
    <w:abstractNumId w:val="10"/>
  </w:num>
  <w:num w:numId="15" w16cid:durableId="1182158184">
    <w:abstractNumId w:val="14"/>
  </w:num>
  <w:num w:numId="16" w16cid:durableId="1524594048">
    <w:abstractNumId w:val="15"/>
  </w:num>
  <w:num w:numId="17" w16cid:durableId="708068097">
    <w:abstractNumId w:val="1"/>
  </w:num>
  <w:num w:numId="18" w16cid:durableId="1417358997">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rick Mateos Molina">
    <w15:presenceInfo w15:providerId="AD" w15:userId="S::emateos@davaralaw.onmicrosoft.com::99b6618a-b9fd-4030-86d5-efc507a0e57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dirty"/>
  <w:trackRevisions w:val="false"/>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539"/>
    <w:rsid w:val="00054082"/>
    <w:rsid w:val="00114489"/>
    <w:rsid w:val="00152A7C"/>
    <w:rsid w:val="00207906"/>
    <w:rsid w:val="00324CF3"/>
    <w:rsid w:val="00331539"/>
    <w:rsid w:val="00382161"/>
    <w:rsid w:val="0039196F"/>
    <w:rsid w:val="003D503B"/>
    <w:rsid w:val="003F7EDD"/>
    <w:rsid w:val="00423F28"/>
    <w:rsid w:val="004349DD"/>
    <w:rsid w:val="0048592B"/>
    <w:rsid w:val="004E00EF"/>
    <w:rsid w:val="006261B4"/>
    <w:rsid w:val="00711747"/>
    <w:rsid w:val="00712BAC"/>
    <w:rsid w:val="00716E65"/>
    <w:rsid w:val="007F2289"/>
    <w:rsid w:val="008B6205"/>
    <w:rsid w:val="00BA6098"/>
    <w:rsid w:val="00D40C5D"/>
    <w:rsid w:val="00DA46B5"/>
    <w:rsid w:val="00DE3D71"/>
    <w:rsid w:val="2CD044E2"/>
    <w:rsid w:val="41ABAA2C"/>
    <w:rsid w:val="7D8C95E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865E2"/>
  <w15:docId w15:val="{69F61EA2-AC84-48C0-8570-DD4D86A84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uiPriority w:val="1"/>
    <w:qFormat/>
    <w:rPr>
      <w:rFonts w:ascii="Arial" w:hAnsi="Arial" w:eastAsia="Arial" w:cs="Arial"/>
    </w:rPr>
  </w:style>
  <w:style w:type="paragraph" w:styleId="Ttulo1">
    <w:name w:val="heading 1"/>
    <w:basedOn w:val="Normal"/>
    <w:uiPriority w:val="1"/>
    <w:qFormat/>
    <w:pPr>
      <w:ind w:left="1132" w:hanging="1132"/>
      <w:jc w:val="both"/>
      <w:outlineLvl w:val="0"/>
    </w:pPr>
    <w:rPr>
      <w:b/>
      <w:bCs/>
      <w:sz w:val="24"/>
      <w:szCs w:val="24"/>
    </w:rPr>
  </w:style>
  <w:style w:type="paragraph" w:styleId="Ttulo2">
    <w:name w:val="heading 2"/>
    <w:basedOn w:val="Normal"/>
    <w:next w:val="Normal"/>
    <w:link w:val="Ttulo2Car"/>
    <w:uiPriority w:val="9"/>
    <w:unhideWhenUsed/>
    <w:qFormat/>
    <w:rsid w:val="008B6205"/>
    <w:pPr>
      <w:keepNext/>
      <w:keepLines/>
      <w:widowControl/>
      <w:autoSpaceDE/>
      <w:autoSpaceDN/>
      <w:spacing w:before="160" w:after="80" w:line="276" w:lineRule="auto"/>
      <w:outlineLvl w:val="1"/>
    </w:pPr>
    <w:rPr>
      <w:rFonts w:asciiTheme="majorHAnsi" w:hAnsiTheme="majorHAnsi" w:eastAsiaTheme="majorEastAsia" w:cstheme="majorBidi"/>
      <w:color w:val="365F91" w:themeColor="accent1" w:themeShade="BF"/>
      <w:sz w:val="32"/>
      <w:szCs w:val="32"/>
      <w:lang w:val="de-DE"/>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 w:customStyle="1">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spacing w:before="120"/>
    </w:pPr>
    <w:rPr>
      <w:sz w:val="24"/>
      <w:szCs w:val="24"/>
    </w:rPr>
  </w:style>
  <w:style w:type="paragraph" w:styleId="Prrafodelista">
    <w:name w:val="List Paragraph"/>
    <w:basedOn w:val="Normal"/>
    <w:uiPriority w:val="34"/>
    <w:qFormat/>
    <w:pPr>
      <w:ind w:left="719" w:hanging="360"/>
    </w:pPr>
  </w:style>
  <w:style w:type="paragraph" w:styleId="TableParagraph" w:customStyle="1">
    <w:name w:val="Table Paragraph"/>
    <w:basedOn w:val="Normal"/>
    <w:uiPriority w:val="1"/>
    <w:qFormat/>
    <w:pPr>
      <w:ind w:left="105"/>
    </w:pPr>
  </w:style>
  <w:style w:type="paragraph" w:styleId="Encabezado">
    <w:name w:val="header"/>
    <w:basedOn w:val="Normal"/>
    <w:link w:val="EncabezadoCar"/>
    <w:uiPriority w:val="99"/>
    <w:unhideWhenUsed/>
    <w:rsid w:val="007F2289"/>
    <w:pPr>
      <w:tabs>
        <w:tab w:val="center" w:pos="4252"/>
        <w:tab w:val="right" w:pos="8504"/>
      </w:tabs>
    </w:pPr>
  </w:style>
  <w:style w:type="character" w:styleId="EncabezadoCar" w:customStyle="1">
    <w:name w:val="Encabezado Car"/>
    <w:basedOn w:val="Fuentedeprrafopredeter"/>
    <w:link w:val="Encabezado"/>
    <w:uiPriority w:val="99"/>
    <w:rsid w:val="007F2289"/>
    <w:rPr>
      <w:rFonts w:ascii="Arial" w:hAnsi="Arial" w:eastAsia="Arial" w:cs="Arial"/>
    </w:rPr>
  </w:style>
  <w:style w:type="paragraph" w:styleId="Piedepgina">
    <w:name w:val="footer"/>
    <w:basedOn w:val="Normal"/>
    <w:link w:val="PiedepginaCar"/>
    <w:uiPriority w:val="99"/>
    <w:unhideWhenUsed/>
    <w:rsid w:val="007F2289"/>
    <w:pPr>
      <w:tabs>
        <w:tab w:val="center" w:pos="4252"/>
        <w:tab w:val="right" w:pos="8504"/>
      </w:tabs>
    </w:pPr>
  </w:style>
  <w:style w:type="character" w:styleId="PiedepginaCar" w:customStyle="1">
    <w:name w:val="Pie de página Car"/>
    <w:basedOn w:val="Fuentedeprrafopredeter"/>
    <w:link w:val="Piedepgina"/>
    <w:uiPriority w:val="99"/>
    <w:rsid w:val="007F2289"/>
    <w:rPr>
      <w:rFonts w:ascii="Arial" w:hAnsi="Arial" w:eastAsia="Arial" w:cs="Arial"/>
    </w:rPr>
  </w:style>
  <w:style w:type="character" w:styleId="Textoennegrita">
    <w:name w:val="Strong"/>
    <w:basedOn w:val="Fuentedeprrafopredeter"/>
    <w:uiPriority w:val="22"/>
    <w:qFormat/>
    <w:rsid w:val="00DE3D71"/>
    <w:rPr>
      <w:b/>
      <w:bCs/>
    </w:rPr>
  </w:style>
  <w:style w:type="paragraph" w:styleId="NormalWeb">
    <w:name w:val="Normal (Web)"/>
    <w:basedOn w:val="Normal"/>
    <w:uiPriority w:val="99"/>
    <w:unhideWhenUsed/>
    <w:rsid w:val="00DE3D71"/>
    <w:pPr>
      <w:widowControl/>
      <w:autoSpaceDE/>
      <w:autoSpaceDN/>
      <w:spacing w:before="100" w:beforeAutospacing="1" w:after="100" w:afterAutospacing="1"/>
    </w:pPr>
    <w:rPr>
      <w:rFonts w:ascii="Times New Roman" w:hAnsi="Times New Roman" w:eastAsia="Times New Roman" w:cs="Times New Roman"/>
      <w:sz w:val="24"/>
      <w:szCs w:val="24"/>
      <w:lang w:val="es-MX" w:eastAsia="es-MX"/>
    </w:rPr>
  </w:style>
  <w:style w:type="paragraph" w:styleId="Revisin">
    <w:name w:val="Revision"/>
    <w:hidden/>
    <w:uiPriority w:val="99"/>
    <w:semiHidden/>
    <w:rsid w:val="004349DD"/>
    <w:pPr>
      <w:widowControl/>
      <w:autoSpaceDE/>
      <w:autoSpaceDN/>
    </w:pPr>
    <w:rPr>
      <w:rFonts w:ascii="Arial" w:hAnsi="Arial" w:eastAsia="Arial" w:cs="Arial"/>
    </w:rPr>
  </w:style>
  <w:style w:type="character" w:styleId="Ttulo2Car" w:customStyle="1">
    <w:name w:val="Título 2 Car"/>
    <w:basedOn w:val="Fuentedeprrafopredeter"/>
    <w:link w:val="Ttulo2"/>
    <w:uiPriority w:val="9"/>
    <w:rsid w:val="008B6205"/>
    <w:rPr>
      <w:rFonts w:asciiTheme="majorHAnsi" w:hAnsiTheme="majorHAnsi" w:eastAsiaTheme="majorEastAsia" w:cstheme="majorBidi"/>
      <w:color w:val="365F91" w:themeColor="accent1" w:themeShade="BF"/>
      <w:sz w:val="32"/>
      <w:szCs w:val="32"/>
      <w:lang w:val="de-DE"/>
    </w:rPr>
  </w:style>
  <w:style w:type="character" w:styleId="Hipervnculo">
    <w:name w:val="Hyperlink"/>
    <w:basedOn w:val="Fuentedeprrafopredeter"/>
    <w:uiPriority w:val="99"/>
    <w:unhideWhenUsed/>
    <w:rsid w:val="008B620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yperlink" Target="mailto:dataprivacy.de@grunenthal.com" TargetMode="External" Id="rId8" /><Relationship Type="http://schemas.openxmlformats.org/officeDocument/2006/relationships/hyperlink" Target="mailto:it-incident@grunenthal.com" TargetMode="External"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hyperlink" Target="mailto:dataprivacy.de@grunenthal.com" TargetMode="External" Id="rId12" /><Relationship Type="http://schemas.openxmlformats.org/officeDocument/2006/relationships/numbering" Target="numbering.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yperlink" Target="http://2bsecure.grtgroup.com/" TargetMode="External" Id="rId11" /><Relationship Type="http://schemas.openxmlformats.org/officeDocument/2006/relationships/webSettings" Target="webSettings.xml" Id="rId5" /><Relationship Type="http://schemas.microsoft.com/office/2011/relationships/people" Target="people.xml" Id="rId1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hyperlink" Target="mailto:it-incident@grunenthal.com" TargetMode="External" Id="rId9" /><Relationship Type="http://schemas.openxmlformats.org/officeDocument/2006/relationships/fontTable" Target="fontTable.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8625BE-6890-1D4D-A815-321555AA232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Grnenthal</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Procedure Template English</dc:title>
  <dc:creator>MasterControl DocAdmin</dc:creator>
  <keywords>, docId:8C0A2FA796DFFF8EA5B170010C9D3165</keywords>
  <lastModifiedBy>Erik Mateos</lastModifiedBy>
  <revision>10</revision>
  <dcterms:created xsi:type="dcterms:W3CDTF">2025-11-12T18:42:00.0000000Z</dcterms:created>
  <dcterms:modified xsi:type="dcterms:W3CDTF">2026-04-22T17:57:18.5612288Z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2020-12-01T00:00:00Z</vt:filetime>
  </property>
  <property fmtid="{D5CDD505-2E9C-101B-9397-08002B2CF9AE}" pid="3" name="Creator">
    <vt:lpwstr>Acrobat PDFMaker 20 für Word</vt:lpwstr>
  </property>
  <property fmtid="{D5CDD505-2E9C-101B-9397-08002B2CF9AE}" pid="4" name="LastSaved">
    <vt:filetime>2025-10-09T00:00:00Z</vt:filetime>
  </property>
  <property fmtid="{D5CDD505-2E9C-101B-9397-08002B2CF9AE}" pid="5" name="MC_Author">
    <vt:lpwstr>DE80948</vt:lpwstr>
  </property>
  <property fmtid="{D5CDD505-2E9C-101B-9397-08002B2CF9AE}" pid="6" name="MC_CF_English title">
    <vt:lpwstr>Procedure Template English</vt:lpwstr>
  </property>
  <property fmtid="{D5CDD505-2E9C-101B-9397-08002B2CF9AE}" pid="7" name="MC_CreatedDate">
    <vt:lpwstr>11 Mar 2020</vt:lpwstr>
  </property>
  <property fmtid="{D5CDD505-2E9C-101B-9397-08002B2CF9AE}" pid="8" name="MC_EffectiveDate">
    <vt:lpwstr>11 Mar 2020</vt:lpwstr>
  </property>
  <property fmtid="{D5CDD505-2E9C-101B-9397-08002B2CF9AE}" pid="9" name="MC_ExpirationDate">
    <vt:lpwstr/>
  </property>
  <property fmtid="{D5CDD505-2E9C-101B-9397-08002B2CF9AE}" pid="10" name="MC_NextReviewDate">
    <vt:lpwstr>11 Mar 2023</vt:lpwstr>
  </property>
  <property fmtid="{D5CDD505-2E9C-101B-9397-08002B2CF9AE}" pid="11" name="MC_Notes">
    <vt:lpwstr/>
  </property>
  <property fmtid="{D5CDD505-2E9C-101B-9397-08002B2CF9AE}" pid="12" name="MC_Number">
    <vt:lpwstr>TEMP-000001</vt:lpwstr>
  </property>
  <property fmtid="{D5CDD505-2E9C-101B-9397-08002B2CF9AE}" pid="13" name="MC_Owner">
    <vt:lpwstr>DE80948</vt:lpwstr>
  </property>
  <property fmtid="{D5CDD505-2E9C-101B-9397-08002B2CF9AE}" pid="14" name="MC_ReleaseDate">
    <vt:lpwstr>11 Mar 2020</vt:lpwstr>
  </property>
  <property fmtid="{D5CDD505-2E9C-101B-9397-08002B2CF9AE}" pid="15" name="MC_Revision">
    <vt:lpwstr>05</vt:lpwstr>
  </property>
  <property fmtid="{D5CDD505-2E9C-101B-9397-08002B2CF9AE}" pid="16" name="MC_Status">
    <vt:lpwstr>Release</vt:lpwstr>
  </property>
  <property fmtid="{D5CDD505-2E9C-101B-9397-08002B2CF9AE}" pid="17" name="MC_Title">
    <vt:lpwstr>Procedure Template English</vt:lpwstr>
  </property>
  <property fmtid="{D5CDD505-2E9C-101B-9397-08002B2CF9AE}" pid="18" name="MC_Vault">
    <vt:lpwstr>Template-rel</vt:lpwstr>
  </property>
  <property fmtid="{D5CDD505-2E9C-101B-9397-08002B2CF9AE}" pid="19" name="MSIP_Label_1f22b0d6-cb08-48e4-b81e-c118f64f4880_ActionId">
    <vt:lpwstr>577fd2dc-e634-4c9c-beb9-58351bceb278</vt:lpwstr>
  </property>
  <property fmtid="{D5CDD505-2E9C-101B-9397-08002B2CF9AE}" pid="20" name="MSIP_Label_1f22b0d6-cb08-48e4-b81e-c118f64f4880_Application">
    <vt:lpwstr>Microsoft Azure Information Protection</vt:lpwstr>
  </property>
  <property fmtid="{D5CDD505-2E9C-101B-9397-08002B2CF9AE}" pid="21" name="MSIP_Label_1f22b0d6-cb08-48e4-b81e-c118f64f4880_Enabled">
    <vt:lpwstr>True</vt:lpwstr>
  </property>
  <property fmtid="{D5CDD505-2E9C-101B-9397-08002B2CF9AE}" pid="22" name="MSIP_Label_1f22b0d6-cb08-48e4-b81e-c118f64f4880_Extended_MSFT_Method">
    <vt:lpwstr>Automatic</vt:lpwstr>
  </property>
  <property fmtid="{D5CDD505-2E9C-101B-9397-08002B2CF9AE}" pid="23" name="MSIP_Label_1f22b0d6-cb08-48e4-b81e-c118f64f4880_Name">
    <vt:lpwstr>Business Use</vt:lpwstr>
  </property>
  <property fmtid="{D5CDD505-2E9C-101B-9397-08002B2CF9AE}" pid="24" name="MSIP_Label_1f22b0d6-cb08-48e4-b81e-c118f64f4880_Owner">
    <vt:lpwstr>Claudia.Clemens@grunenthal.com</vt:lpwstr>
  </property>
  <property fmtid="{D5CDD505-2E9C-101B-9397-08002B2CF9AE}" pid="25" name="MSIP_Label_1f22b0d6-cb08-48e4-b81e-c118f64f4880_SetDate">
    <vt:lpwstr>2020-03-11T08:26:23.8982771Z</vt:lpwstr>
  </property>
  <property fmtid="{D5CDD505-2E9C-101B-9397-08002B2CF9AE}" pid="26" name="MSIP_Label_1f22b0d6-cb08-48e4-b81e-c118f64f4880_SiteId">
    <vt:lpwstr>1aa3f197-39d5-4269-bcea-93372aa086d9</vt:lpwstr>
  </property>
  <property fmtid="{D5CDD505-2E9C-101B-9397-08002B2CF9AE}" pid="27" name="Producer">
    <vt:lpwstr>Adobe PDF Library 20.13.96</vt:lpwstr>
  </property>
  <property fmtid="{D5CDD505-2E9C-101B-9397-08002B2CF9AE}" pid="28" name="Sensitivity">
    <vt:lpwstr>Business Use</vt:lpwstr>
  </property>
  <property fmtid="{D5CDD505-2E9C-101B-9397-08002B2CF9AE}" pid="29" name="SourceModified">
    <vt:lpwstr>D:20201201081033</vt:lpwstr>
  </property>
</Properties>
</file>