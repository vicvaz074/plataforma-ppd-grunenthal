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body>
    <w:p w:rsidRPr="001F0361" w:rsidR="001C1ECC" w:rsidP="001C1ECC" w:rsidRDefault="001C1ECC" w14:paraId="7B4AA642" w14:textId="0FDE5150">
      <w:pPr>
        <w:jc w:val="both"/>
        <w:rPr>
          <w:rFonts w:cs="Arial"/>
          <w:bCs/>
          <w:lang w:val="es-MX" w:eastAsia="es-ES"/>
        </w:rPr>
      </w:pPr>
      <w:r w:rsidRPr="001F0361">
        <w:rPr>
          <w:rFonts w:cs="Arial"/>
          <w:b/>
          <w:lang w:val="es-MX" w:eastAsia="es-ES"/>
        </w:rPr>
        <w:t xml:space="preserve">CONTRATO INDIVIDUAL POR TIEMPO </w:t>
      </w:r>
      <w:r w:rsidR="0050137B">
        <w:rPr>
          <w:rFonts w:cs="Arial"/>
          <w:b/>
          <w:lang w:val="es-MX" w:eastAsia="es-ES"/>
        </w:rPr>
        <w:t>IN</w:t>
      </w:r>
      <w:r w:rsidRPr="001F0361">
        <w:rPr>
          <w:rFonts w:cs="Arial"/>
          <w:b/>
          <w:lang w:val="es-MX" w:eastAsia="es-ES"/>
        </w:rPr>
        <w:t>DETERMINADO</w:t>
      </w:r>
      <w:r w:rsidRPr="001F0361">
        <w:rPr>
          <w:rFonts w:cs="Arial"/>
          <w:bCs/>
          <w:lang w:val="es-MX" w:eastAsia="es-ES"/>
        </w:rPr>
        <w:t xml:space="preserve"> QUE CELEBRAN POR UNA PARTE </w:t>
      </w:r>
      <w:r w:rsidRPr="001F0361">
        <w:rPr>
          <w:rFonts w:cs="Arial"/>
          <w:b/>
          <w:lang w:val="es-MX" w:eastAsia="es-ES"/>
        </w:rPr>
        <w:t>GRÜNENTHAL DE MEXICO, S.A. DE C.V.</w:t>
      </w:r>
      <w:r w:rsidRPr="001F0361">
        <w:rPr>
          <w:rFonts w:cs="Arial"/>
          <w:bCs/>
          <w:lang w:val="es-MX" w:eastAsia="es-ES"/>
        </w:rPr>
        <w:t xml:space="preserve">, REPRESENTADA EN ESTE ACTO POR </w:t>
      </w:r>
      <w:r w:rsidRPr="001F0361" w:rsidR="0015412D">
        <w:rPr>
          <w:rFonts w:cs="Arial"/>
          <w:b/>
          <w:lang w:val="es-MX"/>
        </w:rPr>
        <w:t xml:space="preserve">MAURICIO ALFREDO RODRIGUEZ GONZALEZ </w:t>
      </w:r>
      <w:r w:rsidRPr="001F0361">
        <w:rPr>
          <w:rFonts w:cs="Arial"/>
          <w:bCs/>
          <w:lang w:val="es-MX" w:eastAsia="es-ES"/>
        </w:rPr>
        <w:t>A QUIEN EN LO SUCESIVO SE LE DENOMINARA “LA EMPRESA” Y POR LA OTRA PARTE</w:t>
      </w:r>
      <w:r w:rsidR="00CD45F5">
        <w:rPr>
          <w:rFonts w:cs="Arial"/>
          <w:bCs/>
          <w:lang w:val="es-MX" w:eastAsia="es-ES"/>
        </w:rPr>
        <w:t xml:space="preserve"> </w:t>
      </w:r>
      <w:r w:rsidR="00000B6E">
        <w:rPr>
          <w:rFonts w:cs="Arial"/>
          <w:b/>
          <w:lang w:val="es-MX" w:eastAsia="es-ES"/>
        </w:rPr>
        <w:t>-------</w:t>
      </w:r>
      <w:r w:rsidR="00A872E8">
        <w:rPr>
          <w:rFonts w:cs="Arial"/>
          <w:b/>
          <w:lang w:val="es-MX" w:eastAsia="es-ES"/>
        </w:rPr>
        <w:t xml:space="preserve"> </w:t>
      </w:r>
      <w:proofErr w:type="gramStart"/>
      <w:r w:rsidR="00A872E8">
        <w:rPr>
          <w:rFonts w:cs="Arial"/>
          <w:b/>
          <w:lang w:val="es-MX" w:eastAsia="es-ES"/>
        </w:rPr>
        <w:t xml:space="preserve">CASTRO </w:t>
      </w:r>
      <w:r w:rsidRPr="001F0361" w:rsidR="00AE5992">
        <w:rPr>
          <w:rFonts w:cs="Arial"/>
          <w:b/>
          <w:bCs/>
          <w:lang w:val="es-MX"/>
        </w:rPr>
        <w:t xml:space="preserve"> </w:t>
      </w:r>
      <w:r w:rsidRPr="001F0361">
        <w:rPr>
          <w:rFonts w:cs="Arial"/>
          <w:bCs/>
          <w:lang w:val="es-MX" w:eastAsia="es-ES"/>
        </w:rPr>
        <w:t>A</w:t>
      </w:r>
      <w:proofErr w:type="gramEnd"/>
      <w:r w:rsidRPr="001F0361">
        <w:rPr>
          <w:rFonts w:cs="Arial"/>
          <w:bCs/>
          <w:lang w:val="es-MX" w:eastAsia="es-ES"/>
        </w:rPr>
        <w:t xml:space="preserve"> QUIEN EN ADELANTE SE LE DESIGNARA COMO “EL EMPLEADO”, AL TENOR DE LAS SIGUIENTES  DECLARACIONES   Y CLAUSULAS:</w:t>
      </w:r>
    </w:p>
    <w:p w:rsidRPr="001F0361" w:rsidR="001C1ECC" w:rsidP="001C1ECC" w:rsidRDefault="001C1ECC" w14:paraId="79D925F6" w14:textId="77777777">
      <w:pPr>
        <w:jc w:val="both"/>
        <w:rPr>
          <w:rFonts w:cs="Arial"/>
          <w:b/>
          <w:lang w:val="es-MX" w:eastAsia="es-ES"/>
        </w:rPr>
      </w:pPr>
    </w:p>
    <w:p w:rsidRPr="001F0361" w:rsidR="001C1ECC" w:rsidP="00CE3052" w:rsidRDefault="001C1ECC" w14:paraId="1A925577" w14:textId="77777777">
      <w:pPr>
        <w:keepNext/>
        <w:jc w:val="center"/>
        <w:outlineLvl w:val="0"/>
        <w:rPr>
          <w:rFonts w:cs="Arial"/>
          <w:b/>
          <w:u w:val="single"/>
          <w:lang w:val="es-MX" w:eastAsia="es-ES"/>
        </w:rPr>
      </w:pPr>
      <w:r w:rsidRPr="001F0361">
        <w:rPr>
          <w:rFonts w:cs="Arial"/>
          <w:b/>
          <w:u w:val="single"/>
          <w:lang w:val="es-MX" w:eastAsia="es-ES"/>
        </w:rPr>
        <w:t>DECLARACIONES</w:t>
      </w:r>
    </w:p>
    <w:p w:rsidRPr="001F0361" w:rsidR="001C1ECC" w:rsidP="001C1ECC" w:rsidRDefault="001C1ECC" w14:paraId="7AE57CE2" w14:textId="77777777">
      <w:pPr>
        <w:jc w:val="both"/>
        <w:rPr>
          <w:rFonts w:cs="Arial"/>
          <w:b/>
          <w:lang w:val="es-MX" w:eastAsia="es-ES"/>
        </w:rPr>
      </w:pPr>
    </w:p>
    <w:p w:rsidRPr="001F0361" w:rsidR="001C1ECC" w:rsidP="001C1ECC" w:rsidRDefault="001C1ECC" w14:paraId="50F4F551" w14:textId="77777777">
      <w:pPr>
        <w:jc w:val="both"/>
        <w:rPr>
          <w:rFonts w:cs="Arial"/>
          <w:lang w:val="es-MX" w:eastAsia="es-ES"/>
        </w:rPr>
      </w:pPr>
      <w:r w:rsidRPr="001F0361">
        <w:rPr>
          <w:rFonts w:cs="Arial"/>
          <w:lang w:val="es-MX" w:eastAsia="es-ES"/>
        </w:rPr>
        <w:t>I. La EMPRESA declara a través de su representante legal:</w:t>
      </w:r>
    </w:p>
    <w:p w:rsidRPr="001F0361" w:rsidR="001C1ECC" w:rsidP="001C1ECC" w:rsidRDefault="001C1ECC" w14:paraId="60741125" w14:textId="77777777">
      <w:pPr>
        <w:jc w:val="both"/>
        <w:rPr>
          <w:rFonts w:cs="Arial"/>
          <w:lang w:val="es-MX" w:eastAsia="es-ES"/>
        </w:rPr>
      </w:pPr>
    </w:p>
    <w:p w:rsidRPr="001F0361" w:rsidR="001C1ECC" w:rsidP="001C1ECC" w:rsidRDefault="001C1ECC" w14:paraId="5FC2A7C9" w14:textId="77777777">
      <w:pPr>
        <w:ind w:left="720" w:hanging="720"/>
        <w:jc w:val="both"/>
        <w:rPr>
          <w:rFonts w:cs="Arial"/>
          <w:lang w:val="es-MX" w:eastAsia="es-ES"/>
        </w:rPr>
      </w:pPr>
      <w:r w:rsidRPr="001F0361">
        <w:rPr>
          <w:rFonts w:cs="Arial"/>
          <w:lang w:val="es-MX" w:eastAsia="es-ES"/>
        </w:rPr>
        <w:t>a)</w:t>
      </w:r>
      <w:r w:rsidRPr="001F0361">
        <w:rPr>
          <w:rFonts w:cs="Arial"/>
          <w:lang w:val="es-MX" w:eastAsia="es-ES"/>
        </w:rPr>
        <w:tab/>
      </w:r>
      <w:r w:rsidRPr="001F0361">
        <w:rPr>
          <w:rFonts w:cs="Arial"/>
          <w:lang w:val="es-MX" w:eastAsia="es-ES"/>
        </w:rPr>
        <w:t xml:space="preserve">Ser una sociedad mercantil constituida conforme a las leyes mexicanas, como consta en la escritura pública No. 22,748, de fecha 3 de </w:t>
      </w:r>
      <w:proofErr w:type="gramStart"/>
      <w:r w:rsidRPr="001F0361">
        <w:rPr>
          <w:rFonts w:cs="Arial"/>
          <w:lang w:val="es-MX" w:eastAsia="es-ES"/>
        </w:rPr>
        <w:t>Septiembre</w:t>
      </w:r>
      <w:proofErr w:type="gramEnd"/>
      <w:r w:rsidRPr="001F0361">
        <w:rPr>
          <w:rFonts w:cs="Arial"/>
          <w:lang w:val="es-MX" w:eastAsia="es-ES"/>
        </w:rPr>
        <w:t xml:space="preserve"> de 1998, pasada bajo la fe del Lic. Juan Manuel Asprón Pelayo, Notario Público No. 186 del D.F.</w:t>
      </w:r>
    </w:p>
    <w:p w:rsidRPr="001F0361" w:rsidR="001C1ECC" w:rsidP="001C1ECC" w:rsidRDefault="001C1ECC" w14:paraId="49ABA0B6" w14:textId="77777777">
      <w:pPr>
        <w:jc w:val="both"/>
        <w:rPr>
          <w:rFonts w:cs="Arial"/>
          <w:lang w:val="es-MX" w:eastAsia="es-ES"/>
        </w:rPr>
      </w:pPr>
    </w:p>
    <w:p w:rsidRPr="001F0361" w:rsidR="001C1ECC" w:rsidP="001C1ECC" w:rsidRDefault="001C1ECC" w14:paraId="58414606" w14:textId="0D6C8DC4">
      <w:pPr>
        <w:ind w:left="720" w:hanging="720"/>
        <w:jc w:val="both"/>
        <w:rPr>
          <w:rFonts w:cs="Arial"/>
          <w:b/>
          <w:lang w:val="es-MX" w:eastAsia="es-ES"/>
        </w:rPr>
      </w:pPr>
      <w:r w:rsidRPr="001F0361">
        <w:rPr>
          <w:rFonts w:cs="Arial"/>
          <w:lang w:val="es-MX" w:eastAsia="es-ES"/>
        </w:rPr>
        <w:t>b)</w:t>
      </w:r>
      <w:r w:rsidRPr="001F0361">
        <w:rPr>
          <w:rFonts w:cs="Arial"/>
          <w:lang w:val="es-MX" w:eastAsia="es-ES"/>
        </w:rPr>
        <w:tab/>
      </w:r>
      <w:r w:rsidRPr="001F0361">
        <w:rPr>
          <w:rFonts w:cs="Arial"/>
          <w:lang w:val="es-MX" w:eastAsia="es-ES"/>
        </w:rPr>
        <w:t>Que requiere los servicios de una persona que cuente con los conocimientos, habilidades y experiencia necesarios para desempeñar el puesto de</w:t>
      </w:r>
      <w:r w:rsidR="001F0361">
        <w:rPr>
          <w:rFonts w:cs="Arial"/>
          <w:lang w:val="es-MX" w:eastAsia="es-ES"/>
        </w:rPr>
        <w:t xml:space="preserve"> </w:t>
      </w:r>
      <w:r w:rsidR="00000B6E">
        <w:rPr>
          <w:rFonts w:cs="Arial"/>
          <w:b/>
          <w:bCs/>
          <w:lang w:val="es-MX" w:eastAsia="es-ES"/>
        </w:rPr>
        <w:t>---------</w:t>
      </w:r>
      <w:r w:rsidR="001A7ED7">
        <w:rPr>
          <w:rFonts w:cs="Arial"/>
          <w:b/>
          <w:bCs/>
          <w:lang w:val="es-MX" w:eastAsia="es-ES"/>
        </w:rPr>
        <w:t>.</w:t>
      </w:r>
    </w:p>
    <w:p w:rsidRPr="001F0361" w:rsidR="001C1ECC" w:rsidP="001C1ECC" w:rsidRDefault="001C1ECC" w14:paraId="5B284133" w14:textId="77777777">
      <w:pPr>
        <w:ind w:left="720" w:hanging="720"/>
        <w:jc w:val="both"/>
        <w:rPr>
          <w:rFonts w:cs="Arial"/>
          <w:lang w:val="es-MX" w:eastAsia="es-ES"/>
        </w:rPr>
      </w:pPr>
    </w:p>
    <w:p w:rsidRPr="001F0361" w:rsidR="001C1ECC" w:rsidP="001C1ECC" w:rsidRDefault="001C1ECC" w14:paraId="325A2662" w14:textId="77777777">
      <w:pPr>
        <w:ind w:left="720" w:hanging="720"/>
        <w:jc w:val="both"/>
        <w:rPr>
          <w:rFonts w:cs="Arial"/>
          <w:lang w:val="es-MX" w:eastAsia="es-ES"/>
        </w:rPr>
      </w:pPr>
      <w:r w:rsidRPr="001F0361">
        <w:rPr>
          <w:rFonts w:cs="Arial"/>
          <w:lang w:val="es-MX" w:eastAsia="es-ES"/>
        </w:rPr>
        <w:t>c)</w:t>
      </w:r>
      <w:r w:rsidRPr="001F0361">
        <w:rPr>
          <w:rFonts w:cs="Arial"/>
          <w:lang w:val="es-MX" w:eastAsia="es-ES"/>
        </w:rPr>
        <w:tab/>
      </w:r>
      <w:r w:rsidRPr="001F0361">
        <w:rPr>
          <w:rFonts w:cs="Arial"/>
          <w:lang w:val="es-MX" w:eastAsia="es-ES"/>
        </w:rPr>
        <w:t xml:space="preserve">Tener su domicilio en Periférico Sur </w:t>
      </w:r>
      <w:r w:rsidRPr="001F0361" w:rsidR="005B4BB7">
        <w:rPr>
          <w:rFonts w:cs="Arial"/>
          <w:lang w:val="es-MX" w:eastAsia="es-ES"/>
        </w:rPr>
        <w:t>5991</w:t>
      </w:r>
      <w:r w:rsidRPr="001F0361">
        <w:rPr>
          <w:rFonts w:cs="Arial"/>
          <w:lang w:val="es-MX" w:eastAsia="es-ES"/>
        </w:rPr>
        <w:t xml:space="preserve">, Col. </w:t>
      </w:r>
      <w:r w:rsidRPr="001F0361" w:rsidR="005B4BB7">
        <w:rPr>
          <w:rFonts w:cs="Arial"/>
          <w:lang w:val="es-MX" w:eastAsia="es-ES"/>
        </w:rPr>
        <w:t>Arenal</w:t>
      </w:r>
      <w:r w:rsidRPr="001F0361">
        <w:rPr>
          <w:rFonts w:cs="Arial"/>
          <w:lang w:val="es-MX" w:eastAsia="es-ES"/>
        </w:rPr>
        <w:t xml:space="preserve"> Tepepan, C.P. </w:t>
      </w:r>
      <w:proofErr w:type="gramStart"/>
      <w:r w:rsidRPr="001F0361">
        <w:rPr>
          <w:rFonts w:cs="Arial"/>
          <w:lang w:val="es-MX" w:eastAsia="es-ES"/>
        </w:rPr>
        <w:t>1</w:t>
      </w:r>
      <w:r w:rsidRPr="001F0361" w:rsidR="005B4BB7">
        <w:rPr>
          <w:rFonts w:cs="Arial"/>
          <w:lang w:val="es-MX" w:eastAsia="es-ES"/>
        </w:rPr>
        <w:t>4610</w:t>
      </w:r>
      <w:r w:rsidRPr="001F0361">
        <w:rPr>
          <w:rFonts w:cs="Arial"/>
          <w:lang w:val="es-MX" w:eastAsia="es-ES"/>
        </w:rPr>
        <w:t>,  México</w:t>
      </w:r>
      <w:proofErr w:type="gramEnd"/>
      <w:r w:rsidRPr="001F0361">
        <w:rPr>
          <w:rFonts w:cs="Arial"/>
          <w:lang w:val="es-MX" w:eastAsia="es-ES"/>
        </w:rPr>
        <w:t>, D.F.</w:t>
      </w:r>
    </w:p>
    <w:p w:rsidRPr="001F0361" w:rsidR="001C1ECC" w:rsidP="001C1ECC" w:rsidRDefault="001C1ECC" w14:paraId="477F43CF" w14:textId="77777777">
      <w:pPr>
        <w:jc w:val="both"/>
        <w:rPr>
          <w:rFonts w:cs="Arial"/>
          <w:lang w:val="es-MX" w:eastAsia="es-ES"/>
        </w:rPr>
      </w:pPr>
    </w:p>
    <w:p w:rsidRPr="001F0361" w:rsidR="001C1ECC" w:rsidP="001C1ECC" w:rsidRDefault="001C1ECC" w14:paraId="78593D9A" w14:textId="77777777">
      <w:pPr>
        <w:ind w:left="720" w:hanging="720"/>
        <w:jc w:val="both"/>
        <w:rPr>
          <w:rFonts w:cs="Arial"/>
          <w:lang w:val="es-MX" w:eastAsia="es-ES"/>
        </w:rPr>
      </w:pPr>
      <w:r w:rsidRPr="001F0361">
        <w:rPr>
          <w:rFonts w:cs="Arial"/>
          <w:lang w:val="es-MX" w:eastAsia="es-ES"/>
        </w:rPr>
        <w:t>d)</w:t>
      </w:r>
      <w:r w:rsidRPr="001F0361">
        <w:rPr>
          <w:rFonts w:cs="Arial"/>
          <w:lang w:val="es-MX" w:eastAsia="es-ES"/>
        </w:rPr>
        <w:tab/>
      </w:r>
      <w:r w:rsidRPr="001F0361">
        <w:rPr>
          <w:rFonts w:cs="Arial"/>
          <w:lang w:val="es-MX" w:eastAsia="es-ES"/>
        </w:rPr>
        <w:t>Que su representante legal cuenta con las facultades suficientes para celebrar el presente Contrato, las cuales constan en la escritura pública descrita en el inciso a) anterior y que a la fecha no le han sido modificadas ni revocadas en forma alguna.</w:t>
      </w:r>
    </w:p>
    <w:p w:rsidRPr="001F0361" w:rsidR="001C1ECC" w:rsidP="001C1ECC" w:rsidRDefault="001C1ECC" w14:paraId="129D423F" w14:textId="77777777">
      <w:pPr>
        <w:jc w:val="both"/>
        <w:rPr>
          <w:rFonts w:cs="Arial"/>
          <w:lang w:val="es-MX" w:eastAsia="es-ES"/>
        </w:rPr>
      </w:pPr>
    </w:p>
    <w:p w:rsidRPr="001F0361" w:rsidR="001C1ECC" w:rsidP="001C1ECC" w:rsidRDefault="001C1ECC" w14:paraId="360323C2" w14:textId="77777777">
      <w:pPr>
        <w:jc w:val="both"/>
        <w:rPr>
          <w:rFonts w:cs="Arial"/>
          <w:u w:val="single"/>
          <w:lang w:val="es-MX" w:eastAsia="es-ES"/>
        </w:rPr>
      </w:pPr>
    </w:p>
    <w:p w:rsidRPr="001F0361" w:rsidR="001C1ECC" w:rsidP="001C1ECC" w:rsidRDefault="001C1ECC" w14:paraId="317F9E26" w14:textId="77777777">
      <w:pPr>
        <w:jc w:val="both"/>
        <w:rPr>
          <w:rFonts w:cs="Arial"/>
          <w:lang w:val="es-MX" w:eastAsia="es-ES"/>
        </w:rPr>
      </w:pPr>
      <w:r w:rsidRPr="001F0361">
        <w:rPr>
          <w:rFonts w:cs="Arial"/>
          <w:lang w:val="es-MX" w:eastAsia="es-ES"/>
        </w:rPr>
        <w:t xml:space="preserve">II. Por su parte, el </w:t>
      </w:r>
      <w:r w:rsidRPr="00C1261A">
        <w:rPr>
          <w:rFonts w:cs="Arial"/>
          <w:b/>
          <w:bCs/>
          <w:lang w:val="es-MX" w:eastAsia="es-ES"/>
        </w:rPr>
        <w:t>EMPLEADO</w:t>
      </w:r>
      <w:r w:rsidRPr="001F0361">
        <w:rPr>
          <w:rFonts w:cs="Arial"/>
          <w:lang w:val="es-MX" w:eastAsia="es-ES"/>
        </w:rPr>
        <w:t xml:space="preserve"> declara:</w:t>
      </w:r>
    </w:p>
    <w:p w:rsidRPr="001F0361" w:rsidR="001C1ECC" w:rsidP="001C1ECC" w:rsidRDefault="001C1ECC" w14:paraId="07E2D506" w14:textId="77777777">
      <w:pPr>
        <w:jc w:val="both"/>
        <w:rPr>
          <w:rFonts w:cs="Arial"/>
          <w:lang w:val="es-MX" w:eastAsia="es-ES"/>
        </w:rPr>
      </w:pPr>
    </w:p>
    <w:p w:rsidRPr="001F0361" w:rsidR="001C1ECC" w:rsidP="001C1ECC" w:rsidRDefault="001C1ECC" w14:paraId="24130A05" w14:textId="77777777">
      <w:pPr>
        <w:ind w:left="720" w:hanging="720"/>
        <w:jc w:val="both"/>
        <w:rPr>
          <w:rFonts w:cs="Arial"/>
          <w:lang w:val="es-MX" w:eastAsia="es-ES"/>
        </w:rPr>
      </w:pPr>
      <w:r w:rsidRPr="001F0361">
        <w:rPr>
          <w:rFonts w:cs="Arial"/>
          <w:lang w:val="es-MX" w:eastAsia="es-ES"/>
        </w:rPr>
        <w:t>a)</w:t>
      </w:r>
      <w:r w:rsidRPr="001F0361">
        <w:rPr>
          <w:rFonts w:cs="Arial"/>
          <w:lang w:val="es-MX" w:eastAsia="es-ES"/>
        </w:rPr>
        <w:tab/>
      </w:r>
      <w:r w:rsidRPr="001F0361">
        <w:rPr>
          <w:rFonts w:cs="Arial"/>
          <w:lang w:val="es-MX" w:eastAsia="es-ES"/>
        </w:rPr>
        <w:t>Llamarse como ha quedado escrito en el proemio de este documento y tener capacidad legal para obligarse en los términos de este contrato.</w:t>
      </w:r>
    </w:p>
    <w:p w:rsidRPr="001F0361" w:rsidR="001C1ECC" w:rsidP="001C1ECC" w:rsidRDefault="001C1ECC" w14:paraId="09741632" w14:textId="77777777">
      <w:pPr>
        <w:jc w:val="both"/>
        <w:rPr>
          <w:rFonts w:cs="Arial"/>
          <w:lang w:val="es-MX" w:eastAsia="es-ES"/>
        </w:rPr>
      </w:pPr>
    </w:p>
    <w:p w:rsidRPr="001F0361" w:rsidR="001C1ECC" w:rsidP="001C1ECC" w:rsidRDefault="001C1ECC" w14:paraId="45842E5E" w14:textId="464E5782">
      <w:pPr>
        <w:ind w:left="720" w:hanging="720"/>
        <w:jc w:val="both"/>
        <w:rPr>
          <w:rFonts w:cs="Arial"/>
          <w:lang w:val="es-MX" w:eastAsia="es-ES"/>
        </w:rPr>
      </w:pPr>
      <w:r w:rsidRPr="001F0361">
        <w:rPr>
          <w:rFonts w:cs="Arial"/>
          <w:lang w:val="es-MX" w:eastAsia="es-ES"/>
        </w:rPr>
        <w:t>b)</w:t>
      </w:r>
      <w:r w:rsidRPr="001F0361">
        <w:rPr>
          <w:rFonts w:cs="Arial"/>
          <w:lang w:val="es-MX" w:eastAsia="es-ES"/>
        </w:rPr>
        <w:tab/>
      </w:r>
      <w:r w:rsidRPr="001F0361">
        <w:rPr>
          <w:rFonts w:cs="Arial"/>
          <w:lang w:val="es-MX" w:eastAsia="es-ES"/>
        </w:rPr>
        <w:t>Ser</w:t>
      </w:r>
      <w:r w:rsidRPr="001F0361" w:rsidR="00DE11D8">
        <w:rPr>
          <w:rFonts w:cs="Arial"/>
          <w:lang w:val="es-MX" w:eastAsia="es-ES"/>
        </w:rPr>
        <w:t xml:space="preserve"> de nacionalidad </w:t>
      </w:r>
      <w:r w:rsidR="00000B6E">
        <w:rPr>
          <w:rFonts w:cs="Arial"/>
          <w:lang w:val="es-MX" w:eastAsia="es-ES"/>
        </w:rPr>
        <w:t>------</w:t>
      </w:r>
      <w:r w:rsidRPr="001F0361" w:rsidR="00DE11D8">
        <w:rPr>
          <w:rFonts w:cs="Arial"/>
          <w:lang w:val="es-MX" w:eastAsia="es-ES"/>
        </w:rPr>
        <w:t>, de</w:t>
      </w:r>
      <w:r w:rsidR="00CD45F5">
        <w:rPr>
          <w:rFonts w:cs="Arial"/>
          <w:lang w:val="es-MX" w:eastAsia="es-ES"/>
        </w:rPr>
        <w:t xml:space="preserve"> </w:t>
      </w:r>
      <w:r w:rsidR="00000B6E">
        <w:rPr>
          <w:rFonts w:cs="Arial"/>
          <w:lang w:val="es-MX" w:eastAsia="es-ES"/>
        </w:rPr>
        <w:t>---</w:t>
      </w:r>
      <w:r w:rsidR="00CD45F5">
        <w:rPr>
          <w:rFonts w:cs="Arial"/>
          <w:lang w:val="es-MX" w:eastAsia="es-ES"/>
        </w:rPr>
        <w:t xml:space="preserve"> </w:t>
      </w:r>
      <w:r w:rsidRPr="001F0361">
        <w:rPr>
          <w:rFonts w:cs="Arial"/>
          <w:lang w:val="es-MX" w:eastAsia="es-ES"/>
        </w:rPr>
        <w:t xml:space="preserve">años de edad, </w:t>
      </w:r>
      <w:r w:rsidRPr="001F0361" w:rsidR="00DE11D8">
        <w:rPr>
          <w:rFonts w:cs="Arial"/>
          <w:lang w:val="es-MX" w:eastAsia="es-ES"/>
        </w:rPr>
        <w:t xml:space="preserve">estado </w:t>
      </w:r>
      <w:r w:rsidRPr="001F0361" w:rsidR="00655BED">
        <w:rPr>
          <w:rFonts w:cs="Arial"/>
          <w:lang w:val="es-MX" w:eastAsia="es-ES"/>
        </w:rPr>
        <w:t>civil</w:t>
      </w:r>
      <w:r w:rsidR="00000B6E">
        <w:rPr>
          <w:rFonts w:cs="Arial"/>
          <w:lang w:val="es-MX" w:eastAsia="es-ES"/>
        </w:rPr>
        <w:t xml:space="preserve"> ---</w:t>
      </w:r>
      <w:r w:rsidRPr="001F0361" w:rsidR="007840B6">
        <w:rPr>
          <w:rFonts w:cs="Arial"/>
          <w:lang w:val="es-MX" w:eastAsia="es-ES"/>
        </w:rPr>
        <w:t xml:space="preserve"> </w:t>
      </w:r>
      <w:r w:rsidRPr="001F0361">
        <w:rPr>
          <w:rFonts w:cs="Arial"/>
          <w:lang w:val="es-MX" w:eastAsia="es-ES"/>
        </w:rPr>
        <w:t>y con</w:t>
      </w:r>
      <w:r w:rsidRPr="001F0361" w:rsidR="00BD7A0B">
        <w:rPr>
          <w:rFonts w:cs="Arial"/>
          <w:lang w:val="es-MX" w:eastAsia="es-ES"/>
        </w:rPr>
        <w:t xml:space="preserve"> domicili</w:t>
      </w:r>
      <w:r w:rsidRPr="001F0361" w:rsidR="006F656A">
        <w:rPr>
          <w:rFonts w:cs="Arial"/>
          <w:lang w:val="es-MX" w:eastAsia="es-ES"/>
        </w:rPr>
        <w:t>o</w:t>
      </w:r>
      <w:r w:rsidRPr="001F0361" w:rsidR="006062E0">
        <w:rPr>
          <w:rFonts w:cs="Arial"/>
          <w:lang w:val="es-MX" w:eastAsia="es-ES"/>
        </w:rPr>
        <w:t xml:space="preserve"> </w:t>
      </w:r>
      <w:proofErr w:type="gramStart"/>
      <w:r w:rsidR="001F0361">
        <w:rPr>
          <w:rFonts w:cs="Arial"/>
          <w:lang w:val="es-MX" w:eastAsia="es-ES"/>
        </w:rPr>
        <w:t xml:space="preserve">en </w:t>
      </w:r>
      <w:r w:rsidR="00000B6E">
        <w:rPr>
          <w:rFonts w:cs="Arial"/>
          <w:lang w:val="es-MX" w:eastAsia="es-ES"/>
        </w:rPr>
        <w:t xml:space="preserve"> -----------</w:t>
      </w:r>
      <w:proofErr w:type="gramEnd"/>
      <w:r w:rsidR="00000B6E">
        <w:rPr>
          <w:rFonts w:cs="Arial"/>
          <w:lang w:val="es-MX" w:eastAsia="es-ES"/>
        </w:rPr>
        <w:t xml:space="preserve"> </w:t>
      </w:r>
      <w:r w:rsidR="00C167B7">
        <w:rPr>
          <w:rFonts w:cs="Arial"/>
          <w:lang w:val="es-MX" w:eastAsia="es-ES"/>
        </w:rPr>
        <w:t xml:space="preserve"> </w:t>
      </w:r>
      <w:r w:rsidRPr="001F0361" w:rsidR="00BA1731">
        <w:rPr>
          <w:rFonts w:cs="Arial"/>
          <w:lang w:val="es-MX" w:eastAsia="es-ES"/>
        </w:rPr>
        <w:t>teléfono</w:t>
      </w:r>
      <w:r w:rsidR="00DC3025">
        <w:rPr>
          <w:rFonts w:cs="Arial"/>
          <w:lang w:val="es-MX" w:eastAsia="es-ES"/>
        </w:rPr>
        <w:t xml:space="preserve"> </w:t>
      </w:r>
      <w:r w:rsidR="00C167B7">
        <w:rPr>
          <w:rFonts w:cs="Arial"/>
          <w:lang w:val="es-MX" w:eastAsia="es-ES"/>
        </w:rPr>
        <w:t>---------</w:t>
      </w:r>
      <w:r w:rsidR="001F0361">
        <w:rPr>
          <w:rFonts w:cs="Arial"/>
          <w:lang w:val="es-MX" w:eastAsia="es-ES"/>
        </w:rPr>
        <w:t xml:space="preserve"> </w:t>
      </w:r>
      <w:r w:rsidRPr="001F0361" w:rsidR="00767D57">
        <w:rPr>
          <w:rFonts w:cs="Arial"/>
          <w:lang w:val="es-MX" w:eastAsia="es-ES"/>
        </w:rPr>
        <w:t>c</w:t>
      </w:r>
      <w:r w:rsidRPr="001F0361" w:rsidR="00DE11D8">
        <w:rPr>
          <w:rFonts w:cs="Arial"/>
          <w:lang w:val="es-MX" w:eastAsia="es-ES"/>
        </w:rPr>
        <w:t>elular</w:t>
      </w:r>
      <w:r w:rsidRPr="001F0361" w:rsidR="0024112A">
        <w:rPr>
          <w:rFonts w:cs="Arial"/>
          <w:lang w:val="es-MX"/>
        </w:rPr>
        <w:t xml:space="preserve"> </w:t>
      </w:r>
      <w:r w:rsidR="00C167B7">
        <w:rPr>
          <w:rFonts w:cs="Arial"/>
          <w:lang w:val="es-MX"/>
        </w:rPr>
        <w:t>---------</w:t>
      </w:r>
      <w:r w:rsidRPr="00304616" w:rsidR="00304616">
        <w:rPr>
          <w:rFonts w:cs="Arial"/>
          <w:lang w:val="es-MX"/>
        </w:rPr>
        <w:t xml:space="preserve"> </w:t>
      </w:r>
      <w:r w:rsidRPr="001F0361">
        <w:rPr>
          <w:rFonts w:cs="Arial"/>
          <w:lang w:val="es-MX" w:eastAsia="es-ES"/>
        </w:rPr>
        <w:t xml:space="preserve">domicilio que el </w:t>
      </w:r>
      <w:r w:rsidRPr="00C1261A">
        <w:rPr>
          <w:rFonts w:cs="Arial"/>
          <w:b/>
          <w:bCs/>
          <w:lang w:val="es-MX" w:eastAsia="es-ES"/>
        </w:rPr>
        <w:t>EMPLEADO</w:t>
      </w:r>
      <w:r w:rsidRPr="001F0361">
        <w:rPr>
          <w:rFonts w:cs="Arial"/>
          <w:lang w:val="es-MX" w:eastAsia="es-ES"/>
        </w:rPr>
        <w:t xml:space="preserve"> proporciona a la EMPRESA para recibir notificaciones o avisos por parte de la EMPRESA y para todos los efectos legales a que haya lugar, específicamente para lo señalado en la parte final del artículo 47 de la Ley Federal del Trabajo, obligándose el propio </w:t>
      </w:r>
      <w:r w:rsidRPr="00C1261A">
        <w:rPr>
          <w:rFonts w:cs="Arial"/>
          <w:b/>
          <w:bCs/>
          <w:lang w:val="es-MX" w:eastAsia="es-ES"/>
        </w:rPr>
        <w:t>EMPLEADO</w:t>
      </w:r>
      <w:r w:rsidRPr="001F0361">
        <w:rPr>
          <w:rFonts w:cs="Arial"/>
          <w:lang w:val="es-MX" w:eastAsia="es-ES"/>
        </w:rPr>
        <w:t xml:space="preserve"> a dar aviso de cualquier cambio del mismo a la EMPRESA.</w:t>
      </w:r>
      <w:r w:rsidRPr="00E00513" w:rsidR="00E00513">
        <w:rPr>
          <w:noProof/>
          <w:lang w:val="es-MX"/>
        </w:rPr>
        <w:t xml:space="preserve"> </w:t>
      </w:r>
    </w:p>
    <w:p w:rsidRPr="001F0361" w:rsidR="001C1ECC" w:rsidP="001C1ECC" w:rsidRDefault="001C1ECC" w14:paraId="7AF39A72" w14:textId="77777777">
      <w:pPr>
        <w:jc w:val="both"/>
        <w:rPr>
          <w:rFonts w:cs="Arial"/>
          <w:lang w:val="es-MX" w:eastAsia="es-ES"/>
        </w:rPr>
      </w:pPr>
    </w:p>
    <w:p w:rsidRPr="001F0361" w:rsidR="001C1ECC" w:rsidP="001C1ECC" w:rsidRDefault="001C1ECC" w14:paraId="6E79007F" w14:textId="77777777">
      <w:pPr>
        <w:ind w:left="720" w:hanging="720"/>
        <w:jc w:val="both"/>
        <w:rPr>
          <w:rFonts w:cs="Arial"/>
          <w:lang w:val="es-MX" w:eastAsia="es-ES"/>
        </w:rPr>
      </w:pPr>
      <w:r w:rsidRPr="001F0361">
        <w:rPr>
          <w:rFonts w:cs="Arial"/>
          <w:lang w:val="es-MX" w:eastAsia="es-ES"/>
        </w:rPr>
        <w:t xml:space="preserve">c) </w:t>
      </w:r>
      <w:r w:rsidRPr="001F0361">
        <w:rPr>
          <w:rFonts w:cs="Arial"/>
          <w:lang w:val="es-MX" w:eastAsia="es-ES"/>
        </w:rPr>
        <w:tab/>
      </w:r>
      <w:r w:rsidRPr="001F0361">
        <w:rPr>
          <w:rFonts w:cs="Arial"/>
          <w:lang w:val="es-MX" w:eastAsia="es-ES"/>
        </w:rPr>
        <w:t>Que a esta fecha no tiene ningún otro empleo remunerado en ninguna negociación, ni tiene percepción alguna en otra empresa, así como tampoco percibe honorarios por ningún concepto.</w:t>
      </w:r>
    </w:p>
    <w:p w:rsidRPr="001F0361" w:rsidR="001C1ECC" w:rsidP="001C1ECC" w:rsidRDefault="001C1ECC" w14:paraId="3314F65B" w14:textId="77777777">
      <w:pPr>
        <w:jc w:val="both"/>
        <w:rPr>
          <w:rFonts w:cs="Arial"/>
          <w:lang w:val="es-MX" w:eastAsia="es-ES"/>
        </w:rPr>
      </w:pPr>
    </w:p>
    <w:p w:rsidRPr="001F0361" w:rsidR="001C1ECC" w:rsidP="001C1ECC" w:rsidRDefault="001C1ECC" w14:paraId="463BE264" w14:textId="77777777">
      <w:pPr>
        <w:ind w:left="720" w:hanging="720"/>
        <w:jc w:val="both"/>
        <w:rPr>
          <w:rFonts w:cs="Arial"/>
          <w:lang w:val="es-MX" w:eastAsia="es-ES"/>
        </w:rPr>
      </w:pPr>
      <w:r w:rsidRPr="001F0361">
        <w:rPr>
          <w:rFonts w:cs="Arial"/>
          <w:lang w:val="es-MX" w:eastAsia="es-ES"/>
        </w:rPr>
        <w:t>d)</w:t>
      </w:r>
      <w:r w:rsidRPr="001F0361">
        <w:rPr>
          <w:rFonts w:cs="Arial"/>
          <w:lang w:val="es-MX" w:eastAsia="es-ES"/>
        </w:rPr>
        <w:tab/>
      </w:r>
      <w:r w:rsidRPr="001F0361">
        <w:rPr>
          <w:rFonts w:cs="Arial"/>
          <w:lang w:val="es-MX" w:eastAsia="es-ES"/>
        </w:rPr>
        <w:t>Que no tiene ninguna enfermedad o incapacidad que lo imposibilite para desempeñar el trabajo mencionado, y que no tiene antecedentes penales.</w:t>
      </w:r>
    </w:p>
    <w:p w:rsidRPr="001F0361" w:rsidR="001C1ECC" w:rsidP="001C1ECC" w:rsidRDefault="001C1ECC" w14:paraId="0268EE4C" w14:textId="77777777">
      <w:pPr>
        <w:ind w:left="720" w:hanging="720"/>
        <w:jc w:val="both"/>
        <w:rPr>
          <w:rFonts w:cs="Arial"/>
          <w:lang w:val="es-MX" w:eastAsia="es-ES"/>
        </w:rPr>
      </w:pPr>
    </w:p>
    <w:p w:rsidRPr="001F0361" w:rsidR="001C1ECC" w:rsidP="001C1ECC" w:rsidRDefault="001C1ECC" w14:paraId="0E8A9688" w14:textId="77777777">
      <w:pPr>
        <w:ind w:left="720" w:hanging="720"/>
        <w:jc w:val="both"/>
        <w:rPr>
          <w:rFonts w:cs="Arial"/>
          <w:lang w:val="es-MX" w:eastAsia="es-ES"/>
        </w:rPr>
      </w:pPr>
      <w:r w:rsidRPr="001F0361">
        <w:rPr>
          <w:rFonts w:cs="Arial"/>
          <w:lang w:val="es-MX" w:eastAsia="es-ES"/>
        </w:rPr>
        <w:t>e)</w:t>
      </w:r>
      <w:r w:rsidRPr="001F0361">
        <w:rPr>
          <w:rFonts w:cs="Arial"/>
          <w:lang w:val="es-MX" w:eastAsia="es-ES"/>
        </w:rPr>
        <w:tab/>
      </w:r>
      <w:r w:rsidRPr="001F0361">
        <w:rPr>
          <w:rFonts w:cs="Arial"/>
          <w:lang w:val="es-MX" w:eastAsia="es-ES"/>
        </w:rPr>
        <w:t>Que cuenta con todos los conocimientos, la habilidad y la experiencia necesarios para prestar sus servicios a la EMPRESA en el puesto mencionado en el párrafo b) de la Declaración anterior.</w:t>
      </w:r>
    </w:p>
    <w:p w:rsidRPr="001F0361" w:rsidR="001C1ECC" w:rsidP="001C1ECC" w:rsidRDefault="001C1ECC" w14:paraId="75BD865E" w14:textId="77777777">
      <w:pPr>
        <w:jc w:val="both"/>
        <w:rPr>
          <w:rFonts w:cs="Arial"/>
          <w:lang w:val="es-MX" w:eastAsia="es-ES"/>
        </w:rPr>
      </w:pPr>
    </w:p>
    <w:p w:rsidRPr="001F0361" w:rsidR="001C1ECC" w:rsidP="001C1ECC" w:rsidRDefault="001C1ECC" w14:paraId="02D8C661" w14:textId="77777777">
      <w:pPr>
        <w:ind w:left="720" w:hanging="720"/>
        <w:jc w:val="both"/>
        <w:rPr>
          <w:rFonts w:cs="Arial"/>
          <w:lang w:val="es-MX" w:eastAsia="es-ES"/>
        </w:rPr>
      </w:pPr>
      <w:r w:rsidRPr="001F0361">
        <w:rPr>
          <w:rFonts w:cs="Arial"/>
          <w:lang w:val="es-MX" w:eastAsia="es-ES"/>
        </w:rPr>
        <w:t>f)</w:t>
      </w:r>
      <w:r w:rsidRPr="001F0361">
        <w:rPr>
          <w:rFonts w:cs="Arial"/>
          <w:lang w:val="es-MX" w:eastAsia="es-ES"/>
        </w:rPr>
        <w:tab/>
      </w:r>
      <w:r w:rsidRPr="001F0361">
        <w:rPr>
          <w:rFonts w:cs="Arial"/>
          <w:lang w:val="es-MX" w:eastAsia="es-ES"/>
        </w:rPr>
        <w:t>Que cuenta con las autorizaciones migratorias necesarias por parte del Instituto Nacional de Migración o cualquier otra autoridad competente para desempeñar las actividades descritas en el presente Contrato.</w:t>
      </w:r>
    </w:p>
    <w:p w:rsidRPr="001F0361" w:rsidR="001C1ECC" w:rsidP="001C1ECC" w:rsidRDefault="001C1ECC" w14:paraId="513F1F06" w14:textId="77777777">
      <w:pPr>
        <w:jc w:val="both"/>
        <w:rPr>
          <w:rFonts w:cs="Arial"/>
          <w:lang w:val="es-MX" w:eastAsia="es-ES"/>
        </w:rPr>
      </w:pPr>
    </w:p>
    <w:p w:rsidRPr="001F0361" w:rsidR="001C1ECC" w:rsidP="001C1ECC" w:rsidRDefault="001C1ECC" w14:paraId="7D961453" w14:textId="77777777">
      <w:pPr>
        <w:jc w:val="both"/>
        <w:rPr>
          <w:rFonts w:cs="Arial"/>
          <w:lang w:val="es-MX" w:eastAsia="es-ES"/>
        </w:rPr>
      </w:pPr>
      <w:r w:rsidRPr="001F0361">
        <w:rPr>
          <w:rFonts w:cs="Arial"/>
          <w:lang w:val="es-MX" w:eastAsia="es-ES"/>
        </w:rPr>
        <w:t xml:space="preserve">Expuesto lo anterior, las partes convienen en sujetarse a las siguientes: </w:t>
      </w:r>
    </w:p>
    <w:p w:rsidRPr="001F0361" w:rsidR="001C1ECC" w:rsidP="001C1ECC" w:rsidRDefault="001C1ECC" w14:paraId="0196C19F" w14:textId="77777777">
      <w:pPr>
        <w:jc w:val="both"/>
        <w:rPr>
          <w:rFonts w:cs="Arial"/>
          <w:lang w:val="es-MX" w:eastAsia="es-ES"/>
        </w:rPr>
      </w:pPr>
    </w:p>
    <w:p w:rsidRPr="001F0361" w:rsidR="001C1ECC" w:rsidP="00CE3052" w:rsidRDefault="001C1ECC" w14:paraId="0F8EA1D8" w14:textId="77777777">
      <w:pPr>
        <w:keepNext/>
        <w:jc w:val="center"/>
        <w:outlineLvl w:val="1"/>
        <w:rPr>
          <w:rFonts w:cs="Arial"/>
          <w:b/>
          <w:u w:val="single"/>
          <w:lang w:val="es-MX" w:eastAsia="es-ES"/>
        </w:rPr>
      </w:pPr>
      <w:r w:rsidRPr="001F0361">
        <w:rPr>
          <w:rFonts w:cs="Arial"/>
          <w:b/>
          <w:u w:val="single"/>
          <w:lang w:val="es-MX" w:eastAsia="es-ES"/>
        </w:rPr>
        <w:t>CLAUSULAS</w:t>
      </w:r>
    </w:p>
    <w:p w:rsidRPr="001F0361" w:rsidR="001C1ECC" w:rsidP="001C1ECC" w:rsidRDefault="001C1ECC" w14:paraId="6DE38DF8" w14:textId="77777777">
      <w:pPr>
        <w:jc w:val="both"/>
        <w:rPr>
          <w:rFonts w:cs="Arial"/>
          <w:lang w:val="es-MX" w:eastAsia="es-ES"/>
        </w:rPr>
      </w:pPr>
    </w:p>
    <w:p w:rsidRPr="001F0361" w:rsidR="001C1ECC" w:rsidP="001C1ECC" w:rsidRDefault="001C1ECC" w14:paraId="4DCA58C5" w14:textId="77777777">
      <w:pPr>
        <w:jc w:val="both"/>
        <w:rPr>
          <w:rFonts w:cs="Arial"/>
          <w:lang w:val="es-MX" w:eastAsia="es-ES"/>
        </w:rPr>
      </w:pPr>
    </w:p>
    <w:p w:rsidRPr="001F0361" w:rsidR="001C1ECC" w:rsidP="001C1ECC" w:rsidRDefault="001C1ECC" w14:paraId="66BC4E90" w14:textId="77777777">
      <w:pPr>
        <w:jc w:val="both"/>
        <w:rPr>
          <w:rFonts w:cs="Arial"/>
          <w:lang w:val="es-MX" w:eastAsia="es-ES"/>
        </w:rPr>
      </w:pPr>
      <w:r w:rsidRPr="001F0361">
        <w:rPr>
          <w:rFonts w:cs="Arial"/>
          <w:b/>
          <w:lang w:val="es-MX" w:eastAsia="es-ES"/>
        </w:rPr>
        <w:t>PRIMERA.</w:t>
      </w:r>
      <w:r w:rsidRPr="001F0361">
        <w:rPr>
          <w:rFonts w:cs="Arial"/>
          <w:lang w:val="es-MX" w:eastAsia="es-ES"/>
        </w:rPr>
        <w:tab/>
      </w:r>
      <w:r w:rsidRPr="001F0361">
        <w:rPr>
          <w:rFonts w:cs="Arial"/>
          <w:lang w:val="es-MX" w:eastAsia="es-ES"/>
        </w:rPr>
        <w:t xml:space="preserve">El </w:t>
      </w:r>
      <w:r w:rsidRPr="00C1261A">
        <w:rPr>
          <w:rFonts w:cs="Arial"/>
          <w:b/>
          <w:bCs/>
          <w:lang w:val="es-MX" w:eastAsia="es-ES"/>
        </w:rPr>
        <w:t>EMPLEADO</w:t>
      </w:r>
      <w:r w:rsidRPr="001F0361">
        <w:rPr>
          <w:rFonts w:cs="Arial"/>
          <w:lang w:val="es-MX" w:eastAsia="es-ES"/>
        </w:rPr>
        <w:t xml:space="preserve"> se obliga a prestar personalmente a la EMPRESA sus servicios en el puesto señalado en la Declaración I b) y que se describe más adelante. Asimismo, las partes convienen que las labores que desempeñará el </w:t>
      </w:r>
      <w:r w:rsidRPr="00C1261A">
        <w:rPr>
          <w:rFonts w:cs="Arial"/>
          <w:b/>
          <w:bCs/>
          <w:lang w:val="es-MX" w:eastAsia="es-ES"/>
        </w:rPr>
        <w:t>EMPLEADO</w:t>
      </w:r>
      <w:r w:rsidRPr="001F0361">
        <w:rPr>
          <w:rFonts w:cs="Arial"/>
          <w:lang w:val="es-MX" w:eastAsia="es-ES"/>
        </w:rPr>
        <w:t xml:space="preserve"> son de aquellas establecidas en el Capítulo II y del Título VI de la Ley Federal del Trabajo y por lo tanto serán consideradas como de confianza para todos los efectos legales a que haya lugar.</w:t>
      </w:r>
    </w:p>
    <w:p w:rsidRPr="001F0361" w:rsidR="001C1ECC" w:rsidP="001C1ECC" w:rsidRDefault="001C1ECC" w14:paraId="611ED1B6" w14:textId="77777777">
      <w:pPr>
        <w:jc w:val="both"/>
        <w:rPr>
          <w:rFonts w:cs="Arial"/>
          <w:lang w:val="es-MX" w:eastAsia="es-ES"/>
        </w:rPr>
      </w:pPr>
    </w:p>
    <w:p w:rsidRPr="001F0361" w:rsidR="001C1ECC" w:rsidP="001C1ECC" w:rsidRDefault="001C1ECC" w14:paraId="7660266E" w14:textId="77777777">
      <w:pPr>
        <w:jc w:val="both"/>
        <w:rPr>
          <w:rFonts w:cs="Arial"/>
          <w:lang w:val="es-ES" w:eastAsia="es-ES"/>
        </w:rPr>
      </w:pPr>
      <w:r w:rsidRPr="001F0361">
        <w:rPr>
          <w:rFonts w:cs="Arial"/>
          <w:b/>
          <w:lang w:val="es-MX" w:eastAsia="es-ES"/>
        </w:rPr>
        <w:t>SEGUNDA.</w:t>
      </w:r>
      <w:r w:rsidRPr="001F0361">
        <w:rPr>
          <w:rFonts w:cs="Arial"/>
          <w:lang w:val="es-MX" w:eastAsia="es-ES"/>
        </w:rPr>
        <w:tab/>
      </w:r>
      <w:r w:rsidRPr="001F0361">
        <w:rPr>
          <w:rFonts w:cs="Arial"/>
          <w:lang w:val="es-ES" w:eastAsia="es-ES"/>
        </w:rPr>
        <w:t xml:space="preserve">Se conviene entre las partes que LA EMPRESA podrá, dentro de los primeros 30 (treinta) días de prestación de los servicios, rescindir el contrato de trabajo sin ninguna responsabilidad de su parte si EL </w:t>
      </w:r>
      <w:r w:rsidRPr="00C1261A" w:rsidR="00F42775">
        <w:rPr>
          <w:rFonts w:cs="Arial"/>
          <w:b/>
          <w:bCs/>
          <w:lang w:val="es-ES" w:eastAsia="es-ES"/>
        </w:rPr>
        <w:t>EMPLEADO</w:t>
      </w:r>
      <w:r w:rsidR="00F42775">
        <w:rPr>
          <w:rFonts w:cs="Arial"/>
          <w:lang w:val="es-ES" w:eastAsia="es-ES"/>
        </w:rPr>
        <w:t xml:space="preserve"> </w:t>
      </w:r>
      <w:r w:rsidRPr="001F0361">
        <w:rPr>
          <w:rFonts w:cs="Arial"/>
          <w:lang w:val="es-ES" w:eastAsia="es-ES"/>
        </w:rPr>
        <w:t>demuestra falta de capacidad, aptitud o facultad que dijo tener en las declaraciones que anteceden, o bien se demuestre engaño en los certificados y referencias prestadas.</w:t>
      </w:r>
    </w:p>
    <w:p w:rsidRPr="001F0361" w:rsidR="001C1ECC" w:rsidP="001C1ECC" w:rsidRDefault="001C1ECC" w14:paraId="61AF38B4" w14:textId="77777777">
      <w:pPr>
        <w:jc w:val="both"/>
        <w:rPr>
          <w:rFonts w:cs="Arial"/>
          <w:b/>
          <w:lang w:val="es-MX" w:eastAsia="es-ES"/>
        </w:rPr>
      </w:pPr>
    </w:p>
    <w:p w:rsidRPr="001F0361" w:rsidR="001C1ECC" w:rsidP="001C1ECC" w:rsidRDefault="001C1ECC" w14:paraId="1A1F3D37" w14:textId="77777777">
      <w:pPr>
        <w:jc w:val="both"/>
        <w:rPr>
          <w:rFonts w:cs="Arial"/>
          <w:lang w:val="es-MX" w:eastAsia="es-ES"/>
        </w:rPr>
      </w:pPr>
      <w:r w:rsidRPr="001F0361">
        <w:rPr>
          <w:rFonts w:cs="Arial"/>
          <w:b/>
          <w:lang w:val="es-MX" w:eastAsia="es-ES"/>
        </w:rPr>
        <w:t>TERCERA.</w:t>
      </w:r>
      <w:r w:rsidRPr="001F0361">
        <w:rPr>
          <w:rFonts w:cs="Arial"/>
          <w:lang w:val="es-MX" w:eastAsia="es-ES"/>
        </w:rPr>
        <w:tab/>
      </w:r>
      <w:r w:rsidRPr="001F0361">
        <w:rPr>
          <w:rFonts w:cs="Arial"/>
          <w:lang w:val="es-MX" w:eastAsia="es-ES"/>
        </w:rPr>
        <w:t xml:space="preserve">El </w:t>
      </w:r>
      <w:r w:rsidRPr="00C1261A">
        <w:rPr>
          <w:rFonts w:cs="Arial"/>
          <w:b/>
          <w:bCs/>
          <w:lang w:val="es-MX" w:eastAsia="es-ES"/>
        </w:rPr>
        <w:t>EMPLEADO</w:t>
      </w:r>
      <w:r w:rsidRPr="001F0361">
        <w:rPr>
          <w:rFonts w:cs="Arial"/>
          <w:lang w:val="es-MX" w:eastAsia="es-ES"/>
        </w:rPr>
        <w:t xml:space="preserve"> conviene en sujetarse a las instrucciones que se le instruyan en relación con sus actividades y obligaciones y en reportar sobre sus actividades al </w:t>
      </w:r>
      <w:r w:rsidRPr="001F0361" w:rsidR="00DB1E0A">
        <w:rPr>
          <w:rFonts w:cs="Arial"/>
          <w:lang w:val="es-MX" w:eastAsia="es-ES"/>
        </w:rPr>
        <w:t>Representante Legal</w:t>
      </w:r>
      <w:r w:rsidRPr="001F0361">
        <w:rPr>
          <w:rFonts w:cs="Arial"/>
          <w:lang w:val="es-MX" w:eastAsia="es-ES"/>
        </w:rPr>
        <w:t xml:space="preserve"> de la EMPRESA. </w:t>
      </w:r>
    </w:p>
    <w:p w:rsidRPr="001F0361" w:rsidR="001C1ECC" w:rsidP="001C1ECC" w:rsidRDefault="001C1ECC" w14:paraId="3B7C2911" w14:textId="77777777">
      <w:pPr>
        <w:jc w:val="both"/>
        <w:rPr>
          <w:rFonts w:cs="Arial"/>
          <w:lang w:val="es-MX" w:eastAsia="es-ES"/>
        </w:rPr>
      </w:pPr>
    </w:p>
    <w:p w:rsidRPr="001F0361" w:rsidR="001C1ECC" w:rsidP="001C1ECC" w:rsidRDefault="001C1ECC" w14:paraId="254052F6" w14:textId="02095CB1">
      <w:pPr>
        <w:jc w:val="both"/>
        <w:rPr>
          <w:rFonts w:cs="Arial"/>
          <w:lang w:val="es-MX" w:eastAsia="es-ES"/>
        </w:rPr>
      </w:pPr>
      <w:r w:rsidRPr="001F0361">
        <w:rPr>
          <w:rFonts w:cs="Arial"/>
          <w:b/>
          <w:lang w:val="es-MX" w:eastAsia="es-ES"/>
        </w:rPr>
        <w:t>CUARTA.</w:t>
      </w:r>
      <w:r w:rsidRPr="001F0361">
        <w:rPr>
          <w:rFonts w:cs="Arial"/>
          <w:lang w:val="es-MX" w:eastAsia="es-ES"/>
        </w:rPr>
        <w:tab/>
      </w:r>
      <w:r w:rsidRPr="001F0361">
        <w:rPr>
          <w:rFonts w:cs="Arial"/>
          <w:lang w:val="es-MX" w:eastAsia="es-ES"/>
        </w:rPr>
        <w:t xml:space="preserve">El puesto que el </w:t>
      </w:r>
      <w:r w:rsidRPr="00C1261A">
        <w:rPr>
          <w:rFonts w:cs="Arial"/>
          <w:b/>
          <w:bCs/>
          <w:lang w:val="es-MX" w:eastAsia="es-ES"/>
        </w:rPr>
        <w:t>EMPLEADO</w:t>
      </w:r>
      <w:r w:rsidRPr="001F0361">
        <w:rPr>
          <w:rFonts w:cs="Arial"/>
          <w:lang w:val="es-MX" w:eastAsia="es-ES"/>
        </w:rPr>
        <w:t xml:space="preserve"> desempeñará será el de </w:t>
      </w:r>
      <w:r w:rsidR="00C167B7">
        <w:rPr>
          <w:rFonts w:cs="Arial"/>
          <w:lang w:val="es-MX" w:eastAsia="es-ES"/>
        </w:rPr>
        <w:t>--------</w:t>
      </w:r>
      <w:r w:rsidRPr="004D2E73" w:rsidR="004D2E73">
        <w:rPr>
          <w:rFonts w:cs="Arial"/>
          <w:b/>
          <w:bCs/>
          <w:lang w:val="es-MX" w:eastAsia="es-ES"/>
        </w:rPr>
        <w:t xml:space="preserve"> </w:t>
      </w:r>
      <w:r w:rsidRPr="001F0361" w:rsidR="00C71218">
        <w:rPr>
          <w:rFonts w:cs="Arial"/>
          <w:lang w:val="es-MX" w:eastAsia="es-ES"/>
        </w:rPr>
        <w:t>de</w:t>
      </w:r>
      <w:r w:rsidRPr="001F0361">
        <w:rPr>
          <w:rFonts w:cs="Arial"/>
          <w:lang w:val="es-MX" w:eastAsia="es-ES"/>
        </w:rPr>
        <w:t xml:space="preserve"> </w:t>
      </w:r>
      <w:r w:rsidRPr="001F0361">
        <w:rPr>
          <w:rFonts w:cs="Arial"/>
          <w:caps/>
          <w:lang w:val="es-MX" w:eastAsia="es-ES"/>
        </w:rPr>
        <w:t xml:space="preserve">Grunenthal </w:t>
      </w:r>
      <w:r w:rsidRPr="001F0361">
        <w:rPr>
          <w:rFonts w:cs="Arial"/>
          <w:lang w:val="es-MX" w:eastAsia="es-ES"/>
        </w:rPr>
        <w:t xml:space="preserve">DE MEXICO, S.A. DE C.V., y quedará obligado a realizar todas y cada una de las funciones de dicho puesto, así como las anexas y conexas previas o complementarias, y deberá cumplir con eficiencia, cuidado y esmero el desempeño de sus labores. De manera no limitativa, las actividades que el </w:t>
      </w:r>
      <w:r w:rsidRPr="00C1261A">
        <w:rPr>
          <w:rFonts w:cs="Arial"/>
          <w:b/>
          <w:bCs/>
          <w:lang w:val="es-MX" w:eastAsia="es-ES"/>
        </w:rPr>
        <w:t>EMPLEADO</w:t>
      </w:r>
      <w:r w:rsidRPr="001F0361">
        <w:rPr>
          <w:rFonts w:cs="Arial"/>
          <w:lang w:val="es-MX" w:eastAsia="es-ES"/>
        </w:rPr>
        <w:t xml:space="preserve"> deberá desempeñar se encuentran descritas en </w:t>
      </w:r>
      <w:r w:rsidR="0028405D">
        <w:rPr>
          <w:rFonts w:cs="Arial"/>
          <w:lang w:val="es-MX" w:eastAsia="es-ES"/>
        </w:rPr>
        <w:t xml:space="preserve">la descripción de puesto correspondiente. </w:t>
      </w:r>
    </w:p>
    <w:p w:rsidRPr="001F0361" w:rsidR="001C1ECC" w:rsidP="001C1ECC" w:rsidRDefault="001C1ECC" w14:paraId="2FBB5C6B" w14:textId="77777777">
      <w:pPr>
        <w:jc w:val="both"/>
        <w:rPr>
          <w:rFonts w:cs="Arial"/>
          <w:b/>
          <w:lang w:val="es-MX" w:eastAsia="es-ES"/>
        </w:rPr>
      </w:pPr>
    </w:p>
    <w:p w:rsidRPr="001F0361" w:rsidR="00145664" w:rsidP="0028405D" w:rsidRDefault="001C1ECC" w14:paraId="41D53F6D" w14:textId="77777777">
      <w:pPr>
        <w:jc w:val="both"/>
        <w:rPr>
          <w:rFonts w:cs="Arial"/>
          <w:spacing w:val="-3"/>
          <w:lang w:val="es-MX"/>
        </w:rPr>
      </w:pPr>
      <w:r w:rsidRPr="001F0361">
        <w:rPr>
          <w:rFonts w:cs="Arial"/>
          <w:b/>
          <w:lang w:val="es-MX" w:eastAsia="es-ES"/>
        </w:rPr>
        <w:t>QUINTA.</w:t>
      </w:r>
      <w:r w:rsidR="00A633F8">
        <w:rPr>
          <w:rFonts w:cs="Arial"/>
          <w:b/>
          <w:lang w:val="es-MX" w:eastAsia="es-ES"/>
        </w:rPr>
        <w:tab/>
      </w:r>
      <w:r w:rsidRPr="00A633F8" w:rsidR="00145664">
        <w:rPr>
          <w:rFonts w:cs="Arial"/>
          <w:b/>
          <w:u w:val="single"/>
          <w:lang w:val="es-MX"/>
        </w:rPr>
        <w:t>TERRITORIO</w:t>
      </w:r>
      <w:r w:rsidRPr="00A633F8" w:rsidR="00145664">
        <w:rPr>
          <w:rFonts w:cs="Arial"/>
          <w:b/>
          <w:lang w:val="es-MX"/>
        </w:rPr>
        <w:t xml:space="preserve">. - </w:t>
      </w:r>
      <w:r w:rsidRPr="00A633F8" w:rsidR="00145664">
        <w:rPr>
          <w:rFonts w:cs="Arial"/>
          <w:lang w:val="es-MX"/>
        </w:rPr>
        <w:t>En atención a la naturaleza del puesto que desempeña el</w:t>
      </w:r>
      <w:r w:rsidR="00F42775">
        <w:rPr>
          <w:rFonts w:cs="Arial"/>
          <w:b/>
          <w:lang w:val="es-MX"/>
        </w:rPr>
        <w:t xml:space="preserve"> EMPLEADO</w:t>
      </w:r>
      <w:r w:rsidRPr="00A633F8" w:rsidR="00145664">
        <w:rPr>
          <w:rFonts w:cs="Arial"/>
          <w:lang w:val="es-MX"/>
        </w:rPr>
        <w:t>, el mismo se obliga a desempeñar su trabajo en cualquier lugar del Territorio Nacional o en el extranjero, así como a hacerlo en cualquier otro puesto sin perjuicio de su salario.</w:t>
      </w:r>
    </w:p>
    <w:p w:rsidRPr="001F0361" w:rsidR="00145664" w:rsidP="001C1ECC" w:rsidRDefault="00145664" w14:paraId="2CEF082C" w14:textId="77777777">
      <w:pPr>
        <w:jc w:val="both"/>
        <w:rPr>
          <w:rFonts w:cs="Arial"/>
          <w:lang w:val="es-MX" w:eastAsia="es-ES"/>
        </w:rPr>
      </w:pPr>
    </w:p>
    <w:p w:rsidRPr="001F0361" w:rsidR="00C746E5" w:rsidP="001C1ECC" w:rsidRDefault="001C1ECC" w14:paraId="69195613" w14:textId="77777777">
      <w:pPr>
        <w:jc w:val="both"/>
        <w:rPr>
          <w:rFonts w:cs="Arial"/>
          <w:lang w:val="es-MX"/>
        </w:rPr>
      </w:pPr>
      <w:r w:rsidRPr="001F0361">
        <w:rPr>
          <w:rFonts w:cs="Arial"/>
          <w:b/>
          <w:lang w:val="es-MX" w:eastAsia="es-ES"/>
        </w:rPr>
        <w:t>SEXTA.</w:t>
      </w:r>
      <w:r w:rsidRPr="001F0361">
        <w:rPr>
          <w:rFonts w:cs="Arial"/>
          <w:b/>
          <w:lang w:val="es-MX" w:eastAsia="es-ES"/>
        </w:rPr>
        <w:tab/>
      </w:r>
      <w:r w:rsidRPr="006F7177" w:rsidR="00C746E5">
        <w:rPr>
          <w:rFonts w:cs="Arial"/>
          <w:b/>
          <w:color w:val="000000"/>
          <w:u w:val="single"/>
          <w:lang w:val="es-MX"/>
        </w:rPr>
        <w:t>JORNADA DE TRABAJO</w:t>
      </w:r>
      <w:r w:rsidRPr="006F7177" w:rsidR="00C746E5">
        <w:rPr>
          <w:rFonts w:cs="Arial"/>
          <w:color w:val="000000"/>
          <w:lang w:val="es-MX"/>
        </w:rPr>
        <w:t xml:space="preserve">. - La jornada laboral del </w:t>
      </w:r>
      <w:r w:rsidR="00F42775">
        <w:rPr>
          <w:rFonts w:cs="Arial"/>
          <w:b/>
          <w:color w:val="000000"/>
          <w:lang w:val="es-MX"/>
        </w:rPr>
        <w:t xml:space="preserve">EMPLEADO </w:t>
      </w:r>
      <w:r w:rsidRPr="006F7177" w:rsidR="00C746E5">
        <w:rPr>
          <w:rFonts w:cs="Arial"/>
          <w:color w:val="000000"/>
          <w:lang w:val="es-MX"/>
        </w:rPr>
        <w:t xml:space="preserve">será máximo de 48 horas a la semana por tratarse de jornada diurna, disfrutando de 60 minutos diarios para descansar o tomar alimentos fuera de la fuente de trabajo. Este horario </w:t>
      </w:r>
      <w:r w:rsidRPr="00A633F8" w:rsidR="00C746E5">
        <w:rPr>
          <w:rFonts w:cs="Arial"/>
          <w:lang w:val="es-MX"/>
        </w:rPr>
        <w:t xml:space="preserve">podrá ser modificado en cualquier semana en los términos del artículo 59 de la Ley Federal del Trabajo, por lo que el </w:t>
      </w:r>
      <w:r w:rsidR="00F42775">
        <w:rPr>
          <w:rFonts w:cs="Arial"/>
          <w:b/>
          <w:lang w:val="es-MX"/>
        </w:rPr>
        <w:t>EMPLEADO</w:t>
      </w:r>
      <w:r w:rsidRPr="00A633F8" w:rsidR="00C746E5">
        <w:rPr>
          <w:rFonts w:cs="Arial"/>
          <w:lang w:val="es-MX"/>
        </w:rPr>
        <w:t xml:space="preserve"> faculta expresamente a El PATRÓN para modificar el horario de trabajo anterior, de acuerdo con las necesidades de este.</w:t>
      </w:r>
    </w:p>
    <w:p w:rsidRPr="006F7177" w:rsidR="00C746E5" w:rsidP="00C746E5" w:rsidRDefault="0028405D" w14:paraId="0C080BCB" w14:textId="77777777">
      <w:pPr>
        <w:tabs>
          <w:tab w:val="left" w:pos="-720"/>
        </w:tabs>
        <w:suppressAutoHyphens/>
        <w:jc w:val="both"/>
        <w:rPr>
          <w:rFonts w:cs="Arial"/>
          <w:color w:val="000000"/>
          <w:lang w:val="es-MX"/>
        </w:rPr>
      </w:pPr>
      <w:r w:rsidRPr="006F7177">
        <w:rPr>
          <w:rFonts w:cs="Arial"/>
          <w:b/>
          <w:color w:val="000000"/>
          <w:lang w:val="es-MX"/>
        </w:rPr>
        <w:t>SEPTIMA</w:t>
      </w:r>
      <w:r w:rsidRPr="006F7177">
        <w:rPr>
          <w:rFonts w:cs="Arial"/>
          <w:b/>
          <w:color w:val="000000"/>
          <w:u w:val="single"/>
          <w:lang w:val="es-MX"/>
        </w:rPr>
        <w:t xml:space="preserve">: </w:t>
      </w:r>
      <w:r w:rsidRPr="006F7177" w:rsidR="00C746E5">
        <w:rPr>
          <w:rFonts w:cs="Arial"/>
          <w:b/>
          <w:color w:val="000000"/>
          <w:u w:val="single"/>
          <w:lang w:val="es-MX"/>
        </w:rPr>
        <w:t>DÍAS DE DESCANSO SEMANAL</w:t>
      </w:r>
      <w:r w:rsidRPr="006F7177" w:rsidR="00C746E5">
        <w:rPr>
          <w:rFonts w:cs="Arial"/>
          <w:color w:val="000000"/>
          <w:lang w:val="es-MX"/>
        </w:rPr>
        <w:t xml:space="preserve"> El </w:t>
      </w:r>
      <w:r w:rsidR="00F42775">
        <w:rPr>
          <w:rFonts w:cs="Arial"/>
          <w:b/>
          <w:color w:val="000000"/>
          <w:lang w:val="es-MX"/>
        </w:rPr>
        <w:t xml:space="preserve">EMPLEADO </w:t>
      </w:r>
      <w:r w:rsidRPr="006F7177" w:rsidR="00C746E5">
        <w:rPr>
          <w:rFonts w:cs="Arial"/>
          <w:color w:val="000000"/>
          <w:lang w:val="es-MX"/>
        </w:rPr>
        <w:t>disfrutará semanalmente de 2 día(s) de descanso con goce de sueldo,</w:t>
      </w:r>
      <w:r w:rsidRPr="006F7177" w:rsidR="00A633F8">
        <w:rPr>
          <w:rFonts w:cs="Arial"/>
          <w:color w:val="000000"/>
          <w:lang w:val="es-MX"/>
        </w:rPr>
        <w:t xml:space="preserve"> </w:t>
      </w:r>
      <w:r w:rsidRPr="006F7177" w:rsidR="00C746E5">
        <w:rPr>
          <w:rFonts w:cs="Arial"/>
          <w:color w:val="000000"/>
          <w:lang w:val="es-MX"/>
        </w:rPr>
        <w:t>cuyo salario queda incluido en la suma señalada en la cláusula</w:t>
      </w:r>
      <w:r w:rsidR="00A250A1">
        <w:rPr>
          <w:rFonts w:cs="Arial"/>
          <w:color w:val="000000"/>
          <w:lang w:val="es-MX"/>
        </w:rPr>
        <w:t xml:space="preserve"> DECIMA “A”</w:t>
      </w:r>
      <w:r w:rsidRPr="006F7177" w:rsidR="00C746E5">
        <w:rPr>
          <w:rFonts w:cs="Arial"/>
          <w:color w:val="000000"/>
          <w:lang w:val="es-MX"/>
        </w:rPr>
        <w:t>, por tratarse de retribución mensual.</w:t>
      </w:r>
    </w:p>
    <w:p w:rsidRPr="001F0361" w:rsidR="00145664" w:rsidP="00C746E5" w:rsidRDefault="00145664" w14:paraId="2BB92C03" w14:textId="77777777">
      <w:pPr>
        <w:tabs>
          <w:tab w:val="left" w:pos="-720"/>
        </w:tabs>
        <w:suppressAutoHyphens/>
        <w:jc w:val="both"/>
        <w:rPr>
          <w:rFonts w:cs="Arial"/>
          <w:spacing w:val="-3"/>
          <w:lang w:val="es-MX"/>
        </w:rPr>
      </w:pPr>
    </w:p>
    <w:p w:rsidRPr="006F7177" w:rsidR="00C746E5" w:rsidP="00C746E5" w:rsidRDefault="0028405D" w14:paraId="79DA2A94" w14:textId="77777777">
      <w:pPr>
        <w:jc w:val="both"/>
        <w:rPr>
          <w:rFonts w:cs="Arial"/>
          <w:color w:val="000000"/>
          <w:highlight w:val="yellow"/>
          <w:lang w:val="es-MX"/>
        </w:rPr>
      </w:pPr>
      <w:r w:rsidRPr="006F7177">
        <w:rPr>
          <w:rFonts w:cs="Arial"/>
          <w:b/>
          <w:color w:val="000000"/>
          <w:lang w:val="es-MX"/>
        </w:rPr>
        <w:t>OCTAVA:</w:t>
      </w:r>
      <w:r w:rsidRPr="006F7177">
        <w:rPr>
          <w:rFonts w:cs="Arial"/>
          <w:b/>
          <w:color w:val="000000"/>
          <w:u w:val="single"/>
          <w:lang w:val="es-MX"/>
        </w:rPr>
        <w:t xml:space="preserve"> </w:t>
      </w:r>
      <w:r w:rsidRPr="006F7177" w:rsidR="00145664">
        <w:rPr>
          <w:rFonts w:cs="Arial"/>
          <w:b/>
          <w:color w:val="000000"/>
          <w:u w:val="single"/>
          <w:lang w:val="es-MX"/>
        </w:rPr>
        <w:t>DÍAS DE DESCANSO OBLIGATORIO</w:t>
      </w:r>
      <w:r w:rsidRPr="006F7177" w:rsidR="00145664">
        <w:rPr>
          <w:rFonts w:cs="Arial"/>
          <w:color w:val="000000"/>
          <w:lang w:val="es-MX"/>
        </w:rPr>
        <w:t xml:space="preserve">. - El </w:t>
      </w:r>
      <w:r w:rsidR="00F42775">
        <w:rPr>
          <w:rFonts w:cs="Arial"/>
          <w:b/>
          <w:color w:val="000000"/>
          <w:lang w:val="es-MX"/>
        </w:rPr>
        <w:t xml:space="preserve">EMPLEADO </w:t>
      </w:r>
      <w:r w:rsidRPr="006F7177" w:rsidR="00145664">
        <w:rPr>
          <w:rFonts w:cs="Arial"/>
          <w:color w:val="000000"/>
          <w:lang w:val="es-MX"/>
        </w:rPr>
        <w:t>disfrutará de los días de Descanso Obligatorio de conformidad con lo establecido en el artículo 74 de la Ley Federal del Trabajo, cuyo salario también queda pagado con la cantidad señalada en la cláusula</w:t>
      </w:r>
      <w:r w:rsidR="00C05DBB">
        <w:rPr>
          <w:rFonts w:cs="Arial"/>
          <w:color w:val="000000"/>
          <w:lang w:val="es-MX"/>
        </w:rPr>
        <w:t xml:space="preserve"> DECIMA “A”</w:t>
      </w:r>
      <w:r w:rsidRPr="006F7177" w:rsidR="00145664">
        <w:rPr>
          <w:rFonts w:cs="Arial"/>
          <w:color w:val="000000"/>
          <w:lang w:val="es-MX"/>
        </w:rPr>
        <w:t>, por tratarse de sueldo mensual.</w:t>
      </w:r>
    </w:p>
    <w:p w:rsidRPr="001F0361" w:rsidR="00145664" w:rsidP="00C746E5" w:rsidRDefault="00145664" w14:paraId="41A07883" w14:textId="77777777">
      <w:pPr>
        <w:jc w:val="both"/>
        <w:rPr>
          <w:rFonts w:cs="Arial"/>
          <w:highlight w:val="yellow"/>
          <w:lang w:val="es-MX"/>
        </w:rPr>
      </w:pPr>
    </w:p>
    <w:p w:rsidRPr="001F0361" w:rsidR="00145664" w:rsidP="00145664" w:rsidRDefault="0028405D" w14:paraId="443C0019" w14:textId="77777777">
      <w:pPr>
        <w:tabs>
          <w:tab w:val="left" w:pos="-720"/>
        </w:tabs>
        <w:suppressAutoHyphens/>
        <w:jc w:val="both"/>
        <w:rPr>
          <w:rFonts w:cs="Arial"/>
          <w:spacing w:val="-3"/>
          <w:lang w:val="es-MX"/>
        </w:rPr>
      </w:pPr>
      <w:r w:rsidRPr="00A633F8">
        <w:rPr>
          <w:rFonts w:cs="Arial"/>
          <w:b/>
          <w:lang w:val="es-MX"/>
        </w:rPr>
        <w:t>NOVENA:</w:t>
      </w:r>
      <w:r w:rsidRPr="00A633F8">
        <w:rPr>
          <w:rFonts w:cs="Arial"/>
          <w:b/>
          <w:u w:val="single"/>
          <w:lang w:val="es-MX"/>
        </w:rPr>
        <w:t xml:space="preserve"> </w:t>
      </w:r>
      <w:r w:rsidRPr="00A633F8" w:rsidR="00145664">
        <w:rPr>
          <w:rFonts w:cs="Arial"/>
          <w:b/>
          <w:u w:val="single"/>
          <w:lang w:val="es-MX"/>
        </w:rPr>
        <w:t>TIEMPO EXTRAORDINARIO</w:t>
      </w:r>
      <w:r w:rsidRPr="00A633F8" w:rsidR="00145664">
        <w:rPr>
          <w:rFonts w:cs="Arial"/>
          <w:lang w:val="es-MX"/>
        </w:rPr>
        <w:t xml:space="preserve">. - Queda prohibido al </w:t>
      </w:r>
      <w:r w:rsidR="00F42775">
        <w:rPr>
          <w:rFonts w:cs="Arial"/>
          <w:b/>
          <w:lang w:val="es-MX"/>
        </w:rPr>
        <w:t>EMPLEADO</w:t>
      </w:r>
      <w:r w:rsidRPr="00A633F8" w:rsidR="00145664">
        <w:rPr>
          <w:rFonts w:cs="Arial"/>
          <w:lang w:val="es-MX"/>
        </w:rPr>
        <w:t xml:space="preserve"> trabajar tiempo extraordinario si no es con consentimiento previo y orden escrita, dada por el </w:t>
      </w:r>
      <w:r w:rsidRPr="00A633F8" w:rsidR="00145664">
        <w:rPr>
          <w:rFonts w:cs="Arial"/>
          <w:b/>
          <w:bCs/>
          <w:lang w:val="es-MX"/>
        </w:rPr>
        <w:t>PATRÓN</w:t>
      </w:r>
      <w:r w:rsidRPr="00A633F8" w:rsidR="00145664">
        <w:rPr>
          <w:rFonts w:cs="Arial"/>
          <w:lang w:val="es-MX"/>
        </w:rPr>
        <w:t xml:space="preserve">. Cuando por cualquier circunstancia debe trabajar el </w:t>
      </w:r>
      <w:r w:rsidR="00F42775">
        <w:rPr>
          <w:rFonts w:cs="Arial"/>
          <w:b/>
          <w:caps/>
          <w:lang w:val="es-MX"/>
        </w:rPr>
        <w:t xml:space="preserve">EMPLEADO </w:t>
      </w:r>
      <w:r w:rsidRPr="00A633F8" w:rsidR="00145664">
        <w:rPr>
          <w:rFonts w:cs="Arial"/>
          <w:lang w:val="es-MX"/>
        </w:rPr>
        <w:t xml:space="preserve">mayor tiempo que el señalado como jornada ordinaria, recabará previamente del </w:t>
      </w:r>
      <w:r w:rsidRPr="00A633F8" w:rsidR="00145664">
        <w:rPr>
          <w:rFonts w:cs="Arial"/>
          <w:b/>
          <w:bCs/>
          <w:lang w:val="es-MX"/>
        </w:rPr>
        <w:t>PATRÓN</w:t>
      </w:r>
      <w:r w:rsidRPr="00A633F8" w:rsidR="00145664">
        <w:rPr>
          <w:rFonts w:cs="Arial"/>
          <w:lang w:val="es-MX"/>
        </w:rPr>
        <w:t xml:space="preserve"> la orden a que se refiere esta cláusula, sin cuyo requisito no le será abonada cantidad alguna por el tiempo que trabajará con exceso a la jornada legal.</w:t>
      </w:r>
    </w:p>
    <w:p w:rsidRPr="001F0361" w:rsidR="001C1ECC" w:rsidP="001C1ECC" w:rsidRDefault="001C1ECC" w14:paraId="4CDC9600" w14:textId="77777777">
      <w:pPr>
        <w:jc w:val="both"/>
        <w:rPr>
          <w:rFonts w:cs="Arial"/>
          <w:lang w:val="es-MX" w:eastAsia="es-ES"/>
        </w:rPr>
      </w:pPr>
    </w:p>
    <w:p w:rsidRPr="001F0361" w:rsidR="001C1ECC" w:rsidP="001C1ECC" w:rsidRDefault="0028405D" w14:paraId="45734C73" w14:textId="1952382F">
      <w:pPr>
        <w:jc w:val="both"/>
        <w:rPr>
          <w:rFonts w:cs="Arial"/>
          <w:lang w:val="es-MX" w:eastAsia="es-ES"/>
        </w:rPr>
      </w:pPr>
      <w:r>
        <w:rPr>
          <w:rFonts w:cs="Arial"/>
          <w:b/>
          <w:lang w:val="es-MX" w:eastAsia="es-ES"/>
        </w:rPr>
        <w:t>DECIMA</w:t>
      </w:r>
      <w:r w:rsidRPr="001F0361" w:rsidR="001C1ECC">
        <w:rPr>
          <w:rFonts w:cs="Arial"/>
          <w:b/>
          <w:lang w:val="es-MX" w:eastAsia="es-ES"/>
        </w:rPr>
        <w:t xml:space="preserve"> “A”).  </w:t>
      </w:r>
      <w:r w:rsidRPr="00A633F8" w:rsidR="00A633F8">
        <w:rPr>
          <w:rFonts w:cs="Arial"/>
          <w:b/>
          <w:u w:val="single"/>
          <w:lang w:val="es-MX" w:eastAsia="es-ES"/>
        </w:rPr>
        <w:t>SALARIO</w:t>
      </w:r>
      <w:r w:rsidR="00A633F8">
        <w:rPr>
          <w:rFonts w:cs="Arial"/>
          <w:b/>
          <w:lang w:val="es-MX" w:eastAsia="es-ES"/>
        </w:rPr>
        <w:t xml:space="preserve">. - </w:t>
      </w:r>
      <w:r w:rsidRPr="001F0361" w:rsidR="001C1ECC">
        <w:rPr>
          <w:rFonts w:cs="Arial"/>
          <w:lang w:val="es-MX" w:eastAsia="es-ES"/>
        </w:rPr>
        <w:t xml:space="preserve">Como contraprestación por sus servicios, el </w:t>
      </w:r>
      <w:r w:rsidRPr="00C1261A" w:rsidR="001C1ECC">
        <w:rPr>
          <w:rFonts w:cs="Arial"/>
          <w:b/>
          <w:bCs/>
          <w:lang w:val="es-MX" w:eastAsia="es-ES"/>
        </w:rPr>
        <w:t>EMPLEADO</w:t>
      </w:r>
      <w:r w:rsidRPr="001F0361" w:rsidR="001C1ECC">
        <w:rPr>
          <w:rFonts w:cs="Arial"/>
          <w:lang w:val="es-MX" w:eastAsia="es-ES"/>
        </w:rPr>
        <w:t xml:space="preserve"> recibirá de la EMPRESA l</w:t>
      </w:r>
      <w:r w:rsidRPr="001F0361" w:rsidR="00BD7A0B">
        <w:rPr>
          <w:rFonts w:cs="Arial"/>
          <w:lang w:val="es-MX" w:eastAsia="es-ES"/>
        </w:rPr>
        <w:t xml:space="preserve">a </w:t>
      </w:r>
      <w:r w:rsidRPr="001F0361" w:rsidR="00AD5B3E">
        <w:rPr>
          <w:rFonts w:cs="Arial"/>
          <w:lang w:val="es-MX" w:eastAsia="es-ES"/>
        </w:rPr>
        <w:t xml:space="preserve">cantidad bruta mensual de </w:t>
      </w:r>
      <w:r w:rsidRPr="00266B29" w:rsidR="00AD5B3E">
        <w:rPr>
          <w:rFonts w:cs="Arial"/>
          <w:b/>
          <w:bCs/>
          <w:lang w:val="es-MX" w:eastAsia="es-ES"/>
        </w:rPr>
        <w:t>$</w:t>
      </w:r>
      <w:r w:rsidR="00C167B7">
        <w:rPr>
          <w:rFonts w:cs="Arial"/>
          <w:b/>
          <w:bCs/>
          <w:lang w:val="es-MX" w:eastAsia="es-ES"/>
        </w:rPr>
        <w:t>0</w:t>
      </w:r>
      <w:r w:rsidRPr="00266B29" w:rsidR="00266B29">
        <w:rPr>
          <w:rFonts w:cs="Arial"/>
          <w:b/>
          <w:bCs/>
          <w:lang w:val="es-MX" w:eastAsia="es-ES"/>
        </w:rPr>
        <w:t>0</w:t>
      </w:r>
      <w:r w:rsidRPr="00266B29" w:rsidR="00246D37">
        <w:rPr>
          <w:rFonts w:cs="Arial"/>
          <w:b/>
          <w:bCs/>
          <w:lang w:val="es-MX" w:eastAsia="es-ES"/>
        </w:rPr>
        <w:t>,</w:t>
      </w:r>
      <w:r w:rsidRPr="00266B29" w:rsidR="00611F66">
        <w:rPr>
          <w:rFonts w:cs="Arial"/>
          <w:b/>
          <w:bCs/>
          <w:lang w:val="es-MX" w:eastAsia="es-ES"/>
        </w:rPr>
        <w:t>000</w:t>
      </w:r>
      <w:r w:rsidRPr="00266B29" w:rsidR="00367717">
        <w:rPr>
          <w:rFonts w:cs="Arial"/>
          <w:b/>
          <w:bCs/>
          <w:lang w:val="es-MX" w:eastAsia="es-ES"/>
        </w:rPr>
        <w:t>.</w:t>
      </w:r>
      <w:r w:rsidRPr="00266B29" w:rsidR="00A33B12">
        <w:rPr>
          <w:rFonts w:cs="Arial"/>
          <w:b/>
          <w:bCs/>
          <w:lang w:val="es-MX" w:eastAsia="es-ES"/>
        </w:rPr>
        <w:t>00</w:t>
      </w:r>
      <w:r w:rsidRPr="001F0361" w:rsidR="00AD5B3E">
        <w:rPr>
          <w:rFonts w:cs="Arial"/>
          <w:lang w:val="es-MX" w:eastAsia="es-ES"/>
        </w:rPr>
        <w:t xml:space="preserve"> (</w:t>
      </w:r>
      <w:r w:rsidR="00C167B7">
        <w:rPr>
          <w:rFonts w:cs="Arial"/>
          <w:lang w:val="es-MX" w:eastAsia="es-ES"/>
        </w:rPr>
        <w:t>……….</w:t>
      </w:r>
      <w:r w:rsidR="00611F66">
        <w:rPr>
          <w:rFonts w:cs="Arial"/>
          <w:lang w:val="es-MX" w:eastAsia="es-ES"/>
        </w:rPr>
        <w:t xml:space="preserve"> </w:t>
      </w:r>
      <w:r w:rsidR="007739A5">
        <w:rPr>
          <w:rFonts w:cs="Arial"/>
          <w:lang w:val="es-MX" w:eastAsia="es-ES"/>
        </w:rPr>
        <w:t xml:space="preserve">Mil </w:t>
      </w:r>
      <w:proofErr w:type="gramStart"/>
      <w:r w:rsidR="007739A5">
        <w:rPr>
          <w:rFonts w:cs="Arial"/>
          <w:lang w:val="es-MX" w:eastAsia="es-ES"/>
        </w:rPr>
        <w:t>Pesos</w:t>
      </w:r>
      <w:proofErr w:type="gramEnd"/>
      <w:r w:rsidRPr="001F0361" w:rsidR="00675297">
        <w:rPr>
          <w:rFonts w:cs="Arial"/>
          <w:lang w:val="es-MX" w:eastAsia="es-ES"/>
        </w:rPr>
        <w:t xml:space="preserve"> 00/100</w:t>
      </w:r>
      <w:r w:rsidRPr="001F0361" w:rsidR="001C1ECC">
        <w:rPr>
          <w:rFonts w:cs="Arial"/>
          <w:lang w:val="es-MX" w:eastAsia="es-ES"/>
        </w:rPr>
        <w:t xml:space="preserve"> </w:t>
      </w:r>
      <w:r w:rsidRPr="001F0361" w:rsidR="00782E70">
        <w:rPr>
          <w:rFonts w:cs="Arial"/>
          <w:lang w:val="es-MX" w:eastAsia="es-ES"/>
        </w:rPr>
        <w:t>MN</w:t>
      </w:r>
      <w:r w:rsidRPr="001F0361" w:rsidR="001C1ECC">
        <w:rPr>
          <w:rFonts w:cs="Arial"/>
          <w:lang w:val="es-MX" w:eastAsia="es-ES"/>
        </w:rPr>
        <w:t>.) (en lo sucesivo el “SALARIO MENSUAL”).</w:t>
      </w:r>
    </w:p>
    <w:p w:rsidRPr="001F0361" w:rsidR="001C1ECC" w:rsidP="001C1ECC" w:rsidRDefault="001C1ECC" w14:paraId="7348B86F" w14:textId="77777777">
      <w:pPr>
        <w:jc w:val="both"/>
        <w:rPr>
          <w:rFonts w:cs="Arial"/>
          <w:lang w:val="es-MX" w:eastAsia="es-ES"/>
        </w:rPr>
      </w:pPr>
    </w:p>
    <w:p w:rsidRPr="001F0361" w:rsidR="001C1ECC" w:rsidP="001C1ECC" w:rsidRDefault="001C1ECC" w14:paraId="47D8604D" w14:textId="77777777">
      <w:pPr>
        <w:jc w:val="both"/>
        <w:rPr>
          <w:rFonts w:cs="Arial"/>
          <w:lang w:val="es-MX" w:eastAsia="es-ES"/>
        </w:rPr>
      </w:pPr>
      <w:r w:rsidRPr="001F0361">
        <w:rPr>
          <w:rFonts w:cs="Arial"/>
          <w:lang w:val="es-MX" w:eastAsia="es-ES"/>
        </w:rPr>
        <w:t>Adicionalmente se pagará el equivalente al 10% del sueldo, sin que éste rebase el tope legal, en vales de despensa.</w:t>
      </w:r>
    </w:p>
    <w:p w:rsidRPr="001F0361" w:rsidR="001C1ECC" w:rsidP="001C1ECC" w:rsidRDefault="001C1ECC" w14:paraId="52F34C0E" w14:textId="77777777">
      <w:pPr>
        <w:jc w:val="both"/>
        <w:rPr>
          <w:rFonts w:cs="Arial"/>
          <w:lang w:val="es-MX" w:eastAsia="es-ES"/>
        </w:rPr>
      </w:pPr>
    </w:p>
    <w:p w:rsidRPr="001F0361" w:rsidR="001C1ECC" w:rsidP="001C1ECC" w:rsidRDefault="001C1ECC" w14:paraId="5AB98602" w14:textId="77777777">
      <w:pPr>
        <w:jc w:val="both"/>
        <w:rPr>
          <w:rFonts w:cs="Arial"/>
          <w:lang w:val="es-MX" w:eastAsia="es-ES"/>
        </w:rPr>
      </w:pPr>
      <w:r w:rsidRPr="001F0361">
        <w:rPr>
          <w:rFonts w:cs="Arial"/>
          <w:lang w:val="es-MX" w:eastAsia="es-ES"/>
        </w:rPr>
        <w:t xml:space="preserve">Así mismo adicionalmente recibirá el 13% del sueldo, sin que éste rebase el tope legal, por concepto de Fondo de Ahorro, manifestando desde ahora su conformidad para aportar cantidad igual para dicho fondo y sujetarse al Reglamento que lo regule. </w:t>
      </w:r>
    </w:p>
    <w:p w:rsidRPr="001F0361" w:rsidR="003E418D" w:rsidP="001C1ECC" w:rsidRDefault="003E418D" w14:paraId="1A56DB29" w14:textId="77777777">
      <w:pPr>
        <w:jc w:val="both"/>
        <w:rPr>
          <w:rFonts w:cs="Arial"/>
          <w:lang w:val="es-MX" w:eastAsia="es-ES"/>
        </w:rPr>
      </w:pPr>
    </w:p>
    <w:p w:rsidRPr="001F0361" w:rsidR="001C1ECC" w:rsidP="001C1ECC" w:rsidRDefault="001C1ECC" w14:paraId="112284F8" w14:textId="77777777">
      <w:pPr>
        <w:jc w:val="both"/>
        <w:rPr>
          <w:rFonts w:cs="Arial"/>
          <w:lang w:val="es-MX" w:eastAsia="es-ES"/>
        </w:rPr>
      </w:pPr>
      <w:r w:rsidRPr="001F0361">
        <w:rPr>
          <w:rFonts w:cs="Arial"/>
          <w:lang w:val="es-MX" w:eastAsia="es-ES"/>
        </w:rPr>
        <w:t xml:space="preserve">El SALARIO MENSUAL (menos las retenciones aplicables por ley, esto es, el salario neto) será depositado mensualmente, en la cuenta bancaria que para tal efecto indique por escrito el </w:t>
      </w:r>
      <w:r w:rsidRPr="00C1261A">
        <w:rPr>
          <w:rFonts w:cs="Arial"/>
          <w:b/>
          <w:bCs/>
          <w:lang w:val="es-MX" w:eastAsia="es-ES"/>
        </w:rPr>
        <w:t>EMPLEADO</w:t>
      </w:r>
      <w:r w:rsidRPr="001F0361">
        <w:rPr>
          <w:rFonts w:cs="Arial"/>
          <w:lang w:val="es-MX" w:eastAsia="es-ES"/>
        </w:rPr>
        <w:t xml:space="preserve"> a la empresa. En el SUELDO MENSUAL a que se refiere la presente cláusula, quedará incluido el importe del descanso semanal y días festivos.</w:t>
      </w:r>
    </w:p>
    <w:p w:rsidRPr="001F0361" w:rsidR="001C1ECC" w:rsidP="001C1ECC" w:rsidRDefault="001C1ECC" w14:paraId="7453E619" w14:textId="77777777">
      <w:pPr>
        <w:jc w:val="both"/>
        <w:rPr>
          <w:rFonts w:cs="Arial"/>
          <w:strike/>
          <w:lang w:val="es-MX" w:eastAsia="es-ES"/>
        </w:rPr>
      </w:pPr>
    </w:p>
    <w:p w:rsidR="001C1ECC" w:rsidP="001C1ECC" w:rsidRDefault="001C1ECC" w14:paraId="51AF3C46" w14:textId="77777777">
      <w:pPr>
        <w:jc w:val="both"/>
        <w:rPr>
          <w:rFonts w:cs="Arial"/>
          <w:lang w:val="es-MX" w:eastAsia="es-ES"/>
        </w:rPr>
      </w:pPr>
      <w:r w:rsidRPr="001F0361">
        <w:rPr>
          <w:rFonts w:cs="Arial"/>
          <w:lang w:val="es-MX" w:eastAsia="es-ES"/>
        </w:rPr>
        <w:t>El SUELDO MENSUAL es bruto, por lo que la EMPRESA retendrá los impuestos, contribuciones y demás cargas fiscales correspondientes de conformidad con las leyes aplicables.</w:t>
      </w:r>
    </w:p>
    <w:p w:rsidR="00A633F8" w:rsidP="001C1ECC" w:rsidRDefault="00A633F8" w14:paraId="4AA8388C" w14:textId="1C0A3020">
      <w:pPr>
        <w:jc w:val="both"/>
        <w:rPr>
          <w:rFonts w:cs="Arial"/>
          <w:lang w:val="es-MX" w:eastAsia="es-ES"/>
        </w:rPr>
      </w:pPr>
    </w:p>
    <w:p w:rsidRPr="004B2E9B" w:rsidR="00076F27" w:rsidP="001C1ECC" w:rsidRDefault="00076F27" w14:paraId="2ED2042D" w14:textId="77777777">
      <w:pPr>
        <w:jc w:val="both"/>
        <w:rPr>
          <w:rFonts w:cs="Arial"/>
          <w:lang w:val="es-MX" w:eastAsia="es-ES"/>
        </w:rPr>
      </w:pPr>
    </w:p>
    <w:p w:rsidRPr="001F0361" w:rsidR="00145664" w:rsidP="001C1ECC" w:rsidRDefault="0028405D" w14:paraId="328E3B03" w14:textId="77777777">
      <w:pPr>
        <w:jc w:val="both"/>
        <w:rPr>
          <w:rFonts w:cs="Arial"/>
          <w:lang w:val="es-MX" w:eastAsia="es-ES"/>
        </w:rPr>
      </w:pPr>
      <w:r w:rsidRPr="00A633F8">
        <w:rPr>
          <w:rFonts w:cs="Arial"/>
          <w:b/>
          <w:lang w:val="es-MX"/>
        </w:rPr>
        <w:t>DECIMA “B”:</w:t>
      </w:r>
      <w:r w:rsidRPr="00A633F8">
        <w:rPr>
          <w:rFonts w:cs="Arial"/>
          <w:b/>
          <w:u w:val="single"/>
          <w:lang w:val="es-MX"/>
        </w:rPr>
        <w:t xml:space="preserve"> </w:t>
      </w:r>
      <w:r w:rsidRPr="00A633F8" w:rsidR="00145664">
        <w:rPr>
          <w:rFonts w:cs="Arial"/>
          <w:b/>
          <w:u w:val="single"/>
          <w:lang w:val="es-MX"/>
        </w:rPr>
        <w:t>RECIBO DE SALARIOS</w:t>
      </w:r>
      <w:r w:rsidRPr="00A633F8" w:rsidR="00145664">
        <w:rPr>
          <w:rFonts w:cs="Arial"/>
          <w:lang w:val="es-MX"/>
        </w:rPr>
        <w:t xml:space="preserve">. - El </w:t>
      </w:r>
      <w:r w:rsidRPr="00A633F8" w:rsidR="00145664">
        <w:rPr>
          <w:rFonts w:cs="Arial"/>
          <w:b/>
          <w:lang w:val="es-MX"/>
        </w:rPr>
        <w:t>PATRÓN</w:t>
      </w:r>
      <w:r w:rsidRPr="00A633F8" w:rsidR="00145664">
        <w:rPr>
          <w:rFonts w:cs="Arial"/>
          <w:lang w:val="es-MX"/>
        </w:rPr>
        <w:t xml:space="preserve"> se obliga entregar al </w:t>
      </w:r>
      <w:r w:rsidR="00F42775">
        <w:rPr>
          <w:rFonts w:cs="Arial"/>
          <w:b/>
          <w:bCs/>
          <w:lang w:val="es-MX"/>
        </w:rPr>
        <w:t xml:space="preserve">EMPLEADO </w:t>
      </w:r>
      <w:r w:rsidRPr="00A633F8" w:rsidR="00145664">
        <w:rPr>
          <w:rFonts w:cs="Arial"/>
          <w:lang w:val="es-MX"/>
        </w:rPr>
        <w:t xml:space="preserve">los recibos de pago en forma impresa o por cualquier otro medio, entendiéndose que el acuse de recibo </w:t>
      </w:r>
      <w:proofErr w:type="gramStart"/>
      <w:r w:rsidRPr="00A633F8" w:rsidR="00145664">
        <w:rPr>
          <w:rFonts w:cs="Arial"/>
          <w:lang w:val="es-MX"/>
        </w:rPr>
        <w:t>del mismo</w:t>
      </w:r>
      <w:proofErr w:type="gramEnd"/>
      <w:r w:rsidRPr="00A633F8" w:rsidR="00145664">
        <w:rPr>
          <w:rFonts w:cs="Arial"/>
          <w:lang w:val="es-MX"/>
        </w:rPr>
        <w:t xml:space="preserve"> implicará su conformidad en que el sueldo recibido cubre el trabajo desempeñado, sin que pueda exigir posteriormente pago de prestación alguna, ya que cualquier cantidad a la que creyere tener derecho deberá exigirla precisamente al recibir el mismo. Los recibos de pago contenidos en comprobantes fiscales digitales por Internet (CFDI) sustituirán a los recibos de pago de salarios impresos y harán prueba plena en términos de lo establecido en el artículo 101 de la Ley Federal del Trabajo.</w:t>
      </w:r>
    </w:p>
    <w:p w:rsidRPr="001F0361" w:rsidR="001C1ECC" w:rsidP="001C1ECC" w:rsidRDefault="001C1ECC" w14:paraId="157AA800" w14:textId="77777777">
      <w:pPr>
        <w:jc w:val="both"/>
        <w:rPr>
          <w:rFonts w:cs="Arial"/>
          <w:lang w:val="es-MX" w:eastAsia="es-ES"/>
        </w:rPr>
      </w:pPr>
    </w:p>
    <w:p w:rsidRPr="001F0361" w:rsidR="001C1ECC" w:rsidP="001C1ECC" w:rsidRDefault="0028405D" w14:paraId="1D8BCD89" w14:textId="77777777">
      <w:pPr>
        <w:jc w:val="both"/>
        <w:rPr>
          <w:rFonts w:cs="Arial"/>
          <w:lang w:val="es-MX" w:eastAsia="es-ES"/>
        </w:rPr>
      </w:pPr>
      <w:r>
        <w:rPr>
          <w:rFonts w:cs="Arial"/>
          <w:b/>
          <w:lang w:val="es-MX" w:eastAsia="es-ES"/>
        </w:rPr>
        <w:t xml:space="preserve">DECIMA </w:t>
      </w:r>
      <w:r w:rsidRPr="001F0361" w:rsidR="001C1ECC">
        <w:rPr>
          <w:rFonts w:cs="Arial"/>
          <w:b/>
          <w:lang w:val="es-MX" w:eastAsia="es-ES"/>
        </w:rPr>
        <w:t>“</w:t>
      </w:r>
      <w:r>
        <w:rPr>
          <w:rFonts w:cs="Arial"/>
          <w:b/>
          <w:lang w:val="es-MX" w:eastAsia="es-ES"/>
        </w:rPr>
        <w:t>C</w:t>
      </w:r>
      <w:r w:rsidRPr="001F0361" w:rsidR="001C1ECC">
        <w:rPr>
          <w:rFonts w:cs="Arial"/>
          <w:b/>
          <w:lang w:val="es-MX" w:eastAsia="es-ES"/>
        </w:rPr>
        <w:t>”).</w:t>
      </w:r>
      <w:r w:rsidR="00CB3206">
        <w:rPr>
          <w:rFonts w:cs="Arial"/>
          <w:lang w:val="es-MX" w:eastAsia="es-ES"/>
        </w:rPr>
        <w:t xml:space="preserve"> </w:t>
      </w:r>
      <w:r w:rsidRPr="00CB3206" w:rsidR="00A633F8">
        <w:rPr>
          <w:rFonts w:cs="Arial"/>
          <w:b/>
          <w:bCs/>
          <w:lang w:val="es-MX" w:eastAsia="es-ES"/>
        </w:rPr>
        <w:t>PRESTACIONES</w:t>
      </w:r>
      <w:r w:rsidRPr="00CB3206" w:rsidR="00A633F8">
        <w:rPr>
          <w:rFonts w:cs="Arial"/>
          <w:lang w:val="es-MX" w:eastAsia="es-ES"/>
        </w:rPr>
        <w:t>.</w:t>
      </w:r>
      <w:r w:rsidR="00A633F8">
        <w:rPr>
          <w:rFonts w:cs="Arial"/>
          <w:lang w:val="es-MX" w:eastAsia="es-ES"/>
        </w:rPr>
        <w:t xml:space="preserve"> - </w:t>
      </w:r>
      <w:r w:rsidRPr="001F0361" w:rsidR="001C1ECC">
        <w:rPr>
          <w:rFonts w:cs="Arial"/>
          <w:lang w:val="es-MX" w:eastAsia="es-ES"/>
        </w:rPr>
        <w:t xml:space="preserve">El </w:t>
      </w:r>
      <w:r w:rsidRPr="00C1261A" w:rsidR="001C1ECC">
        <w:rPr>
          <w:rFonts w:cs="Arial"/>
          <w:b/>
          <w:bCs/>
          <w:lang w:val="es-MX" w:eastAsia="es-ES"/>
        </w:rPr>
        <w:t>EMPLEADO</w:t>
      </w:r>
      <w:r w:rsidRPr="001F0361" w:rsidR="001C1ECC">
        <w:rPr>
          <w:rFonts w:cs="Arial"/>
          <w:lang w:val="es-MX" w:eastAsia="es-ES"/>
        </w:rPr>
        <w:t xml:space="preserve"> tendrá derecho a participar en las siguientes prestaciones además de las pactadas en este contrato:</w:t>
      </w:r>
    </w:p>
    <w:p w:rsidRPr="001F0361" w:rsidR="001C1ECC" w:rsidP="001C1ECC" w:rsidRDefault="001C1ECC" w14:paraId="1758C9D4" w14:textId="77777777">
      <w:pPr>
        <w:jc w:val="both"/>
        <w:rPr>
          <w:rFonts w:cs="Arial"/>
          <w:lang w:val="es-MX" w:eastAsia="es-ES"/>
        </w:rPr>
      </w:pPr>
    </w:p>
    <w:p w:rsidRPr="001F0361" w:rsidR="001C1ECC" w:rsidP="001C1ECC" w:rsidRDefault="001C1ECC" w14:paraId="44438150" w14:textId="77777777">
      <w:pPr>
        <w:numPr>
          <w:ilvl w:val="0"/>
          <w:numId w:val="2"/>
        </w:numPr>
        <w:jc w:val="both"/>
        <w:rPr>
          <w:rFonts w:cs="Arial"/>
          <w:lang w:val="es-MX" w:eastAsia="es-ES"/>
        </w:rPr>
      </w:pPr>
      <w:r w:rsidRPr="001F0361">
        <w:rPr>
          <w:rFonts w:cs="Arial"/>
          <w:lang w:val="es-MX" w:eastAsia="es-ES"/>
        </w:rPr>
        <w:t>Seguro de Gastos Médicos Mayores</w:t>
      </w:r>
    </w:p>
    <w:p w:rsidRPr="001F0361" w:rsidR="00852415" w:rsidP="001C1ECC" w:rsidRDefault="00852415" w14:paraId="6CC4B5D9" w14:textId="77777777">
      <w:pPr>
        <w:numPr>
          <w:ilvl w:val="0"/>
          <w:numId w:val="2"/>
        </w:numPr>
        <w:jc w:val="both"/>
        <w:rPr>
          <w:rFonts w:cs="Arial"/>
          <w:lang w:val="es-MX" w:eastAsia="es-ES"/>
        </w:rPr>
      </w:pPr>
      <w:r w:rsidRPr="001F0361">
        <w:rPr>
          <w:rFonts w:cs="Arial"/>
          <w:lang w:val="es-MX" w:eastAsia="es-ES"/>
        </w:rPr>
        <w:t>Seguro de Vida</w:t>
      </w:r>
    </w:p>
    <w:p w:rsidRPr="001F0361" w:rsidR="001C1ECC" w:rsidP="001C1ECC" w:rsidRDefault="001C1ECC" w14:paraId="5181333A" w14:textId="77777777">
      <w:pPr>
        <w:numPr>
          <w:ilvl w:val="0"/>
          <w:numId w:val="2"/>
        </w:numPr>
        <w:ind w:right="-158"/>
        <w:jc w:val="both"/>
        <w:rPr>
          <w:rFonts w:cs="Arial"/>
          <w:lang w:val="es-ES" w:eastAsia="es-ES"/>
        </w:rPr>
      </w:pPr>
      <w:r w:rsidRPr="001F0361">
        <w:rPr>
          <w:rFonts w:cs="Arial"/>
          <w:lang w:val="es-ES" w:eastAsia="es-ES"/>
        </w:rPr>
        <w:t>S</w:t>
      </w:r>
      <w:r w:rsidRPr="001F0361" w:rsidR="00A33B12">
        <w:rPr>
          <w:rFonts w:cs="Arial"/>
          <w:lang w:val="es-ES" w:eastAsia="es-ES"/>
        </w:rPr>
        <w:t>eguro de Accidentes de Trabajo</w:t>
      </w:r>
      <w:r w:rsidRPr="001F0361" w:rsidR="0035156E">
        <w:rPr>
          <w:rFonts w:cs="Arial"/>
          <w:lang w:val="es-ES" w:eastAsia="es-ES"/>
        </w:rPr>
        <w:t xml:space="preserve"> </w:t>
      </w:r>
    </w:p>
    <w:p w:rsidRPr="001F0361" w:rsidR="003E418D" w:rsidP="003E418D" w:rsidRDefault="003E418D" w14:paraId="64971966" w14:textId="77777777">
      <w:pPr>
        <w:numPr>
          <w:ilvl w:val="0"/>
          <w:numId w:val="2"/>
        </w:numPr>
        <w:jc w:val="both"/>
        <w:rPr>
          <w:rFonts w:cs="Arial"/>
          <w:lang w:val="es-MX" w:eastAsia="es-ES"/>
        </w:rPr>
      </w:pPr>
      <w:r w:rsidRPr="001F0361">
        <w:rPr>
          <w:rFonts w:cs="Arial"/>
          <w:lang w:val="es-MX"/>
        </w:rPr>
        <w:t>Ayuda de gastos de funeral en caso de fallecimiento del empleado, hasta por la cantidad de 15 salarios mínimos mensuales</w:t>
      </w:r>
    </w:p>
    <w:p w:rsidRPr="001F0361" w:rsidR="001C1ECC" w:rsidP="001C1ECC" w:rsidRDefault="001C1ECC" w14:paraId="13B65C63" w14:textId="77777777">
      <w:pPr>
        <w:jc w:val="both"/>
        <w:rPr>
          <w:rFonts w:cs="Arial"/>
          <w:lang w:val="es-MX" w:eastAsia="es-ES"/>
        </w:rPr>
      </w:pPr>
    </w:p>
    <w:p w:rsidRPr="001F0361" w:rsidR="001C1ECC" w:rsidP="001C1ECC" w:rsidRDefault="001C1ECC" w14:paraId="5602FEE1" w14:textId="77777777">
      <w:pPr>
        <w:jc w:val="both"/>
        <w:rPr>
          <w:rFonts w:cs="Arial"/>
          <w:lang w:val="es-MX" w:eastAsia="es-ES"/>
        </w:rPr>
      </w:pPr>
      <w:r w:rsidRPr="001F0361">
        <w:rPr>
          <w:rFonts w:cs="Arial"/>
          <w:lang w:val="es-MX" w:eastAsia="es-ES"/>
        </w:rPr>
        <w:t xml:space="preserve">El empleado recibirá de la EMPRESA por concepto de aguinaldo anual, la suma equivalente a 30 días de salario, que le será pagada antes del día 20 de diciembre de cada año. </w:t>
      </w:r>
    </w:p>
    <w:p w:rsidRPr="001F0361" w:rsidR="001C1ECC" w:rsidP="001C1ECC" w:rsidRDefault="001C1ECC" w14:paraId="4BF8F16D" w14:textId="77777777">
      <w:pPr>
        <w:jc w:val="both"/>
        <w:rPr>
          <w:rFonts w:cs="Arial"/>
          <w:b/>
          <w:lang w:val="es-MX" w:eastAsia="es-ES"/>
        </w:rPr>
      </w:pPr>
    </w:p>
    <w:p w:rsidR="001C1ECC" w:rsidP="001C1ECC" w:rsidRDefault="001C1ECC" w14:paraId="2852CDD2" w14:textId="006705AD">
      <w:pPr>
        <w:jc w:val="both"/>
        <w:rPr>
          <w:ins w:author="Karla Almeyra Díaz" w:date="2024-04-19T13:38:00Z" w:id="0"/>
          <w:rFonts w:cs="Arial"/>
          <w:lang w:val="es-ES" w:eastAsia="es-ES"/>
        </w:rPr>
      </w:pPr>
      <w:r w:rsidRPr="001F0361">
        <w:rPr>
          <w:rFonts w:cs="Arial"/>
          <w:lang w:val="es-ES" w:eastAsia="es-ES"/>
        </w:rPr>
        <w:t xml:space="preserve">El </w:t>
      </w:r>
      <w:r w:rsidRPr="00C1261A">
        <w:rPr>
          <w:rFonts w:cs="Arial"/>
          <w:b/>
          <w:bCs/>
          <w:lang w:val="es-ES" w:eastAsia="es-ES"/>
        </w:rPr>
        <w:t>EMPLEADO</w:t>
      </w:r>
      <w:r w:rsidRPr="001F0361">
        <w:rPr>
          <w:rFonts w:cs="Arial"/>
          <w:lang w:val="es-ES" w:eastAsia="es-ES"/>
        </w:rPr>
        <w:t xml:space="preserve"> gozará </w:t>
      </w:r>
      <w:r w:rsidRPr="001F0361" w:rsidR="0090362E">
        <w:rPr>
          <w:rFonts w:cs="Arial"/>
          <w:lang w:val="es-ES" w:eastAsia="es-ES"/>
        </w:rPr>
        <w:t xml:space="preserve">por año de </w:t>
      </w:r>
      <w:r w:rsidR="00C167B7">
        <w:rPr>
          <w:rFonts w:cs="Arial"/>
          <w:b/>
          <w:bCs/>
          <w:lang w:val="es-ES" w:eastAsia="es-ES"/>
        </w:rPr>
        <w:t>0</w:t>
      </w:r>
      <w:r w:rsidRPr="00931944" w:rsidR="008018CC">
        <w:rPr>
          <w:rFonts w:cs="Arial"/>
          <w:b/>
          <w:bCs/>
          <w:lang w:val="es-ES" w:eastAsia="es-ES"/>
        </w:rPr>
        <w:t>0</w:t>
      </w:r>
      <w:r w:rsidRPr="00931944" w:rsidR="00122232">
        <w:rPr>
          <w:rFonts w:cs="Arial"/>
          <w:b/>
          <w:bCs/>
          <w:lang w:val="es-ES" w:eastAsia="es-ES"/>
        </w:rPr>
        <w:t xml:space="preserve"> días de vacaciones</w:t>
      </w:r>
      <w:r w:rsidRPr="001F0361" w:rsidR="00675297">
        <w:rPr>
          <w:rFonts w:cs="Arial"/>
          <w:lang w:val="es-ES" w:eastAsia="es-ES"/>
        </w:rPr>
        <w:t>,</w:t>
      </w:r>
      <w:r w:rsidRPr="001F0361" w:rsidR="008427AE">
        <w:rPr>
          <w:rFonts w:cs="Arial"/>
          <w:lang w:val="es-ES" w:eastAsia="es-ES"/>
        </w:rPr>
        <w:t xml:space="preserve"> </w:t>
      </w:r>
      <w:r w:rsidRPr="001F0361" w:rsidR="00122232">
        <w:rPr>
          <w:rFonts w:cs="Arial"/>
          <w:lang w:val="es-ES" w:eastAsia="es-ES"/>
        </w:rPr>
        <w:t xml:space="preserve">conforme a la Ley Federal del Trabajo. </w:t>
      </w:r>
      <w:r w:rsidRPr="001F0361">
        <w:rPr>
          <w:rFonts w:cs="Arial"/>
          <w:lang w:val="es-ES" w:eastAsia="es-ES"/>
        </w:rPr>
        <w:t xml:space="preserve">Asimismo, el </w:t>
      </w:r>
      <w:r w:rsidRPr="00C1261A">
        <w:rPr>
          <w:rFonts w:cs="Arial"/>
          <w:b/>
          <w:bCs/>
          <w:lang w:val="es-ES" w:eastAsia="es-ES"/>
        </w:rPr>
        <w:t>EMPLEADO</w:t>
      </w:r>
      <w:r w:rsidRPr="001F0361">
        <w:rPr>
          <w:rFonts w:cs="Arial"/>
          <w:lang w:val="es-ES" w:eastAsia="es-ES"/>
        </w:rPr>
        <w:t xml:space="preserve"> tendrá derecho al pago de una prima vacacional del </w:t>
      </w:r>
      <w:r w:rsidRPr="001F0361" w:rsidR="00AC00C4">
        <w:rPr>
          <w:rFonts w:cs="Arial"/>
          <w:lang w:val="es-ES" w:eastAsia="es-ES"/>
        </w:rPr>
        <w:t>7</w:t>
      </w:r>
      <w:r w:rsidRPr="001F0361">
        <w:rPr>
          <w:rFonts w:cs="Arial"/>
          <w:lang w:val="es-ES" w:eastAsia="es-ES"/>
        </w:rPr>
        <w:t>5% (</w:t>
      </w:r>
      <w:r w:rsidRPr="001F0361" w:rsidR="00AC00C4">
        <w:rPr>
          <w:rFonts w:cs="Arial"/>
          <w:lang w:val="es-ES" w:eastAsia="es-ES"/>
        </w:rPr>
        <w:t>Setenta y Cinco</w:t>
      </w:r>
      <w:r w:rsidRPr="001F0361">
        <w:rPr>
          <w:rFonts w:cs="Arial"/>
          <w:lang w:val="es-ES" w:eastAsia="es-ES"/>
        </w:rPr>
        <w:t xml:space="preserve"> por ciento) del salario mensual sobre los días a que tenga derecho por concepto de vacaciones anuales.</w:t>
      </w:r>
    </w:p>
    <w:p w:rsidR="00111FC3" w:rsidP="001C1ECC" w:rsidRDefault="00111FC3" w14:paraId="358F6D69" w14:textId="77777777">
      <w:pPr>
        <w:jc w:val="both"/>
        <w:rPr>
          <w:ins w:author="Karla Almeyra Díaz" w:date="2024-04-19T13:38:00Z" w:id="1"/>
          <w:rFonts w:cs="Arial"/>
          <w:lang w:val="es-ES" w:eastAsia="es-ES"/>
        </w:rPr>
      </w:pPr>
    </w:p>
    <w:p w:rsidR="00111FC3" w:rsidP="001C1ECC" w:rsidRDefault="00111FC3" w14:paraId="53F30578" w14:textId="3EE15B62">
      <w:pPr>
        <w:jc w:val="both"/>
        <w:rPr>
          <w:ins w:author="Karla Almeyra Díaz" w:date="2024-04-19T13:42:00Z" w:id="2"/>
          <w:rFonts w:cs="Arial"/>
          <w:lang w:val="es-ES" w:eastAsia="es-ES"/>
        </w:rPr>
      </w:pPr>
      <w:bookmarkStart w:name="_Hlk164437867" w:id="3"/>
      <w:ins w:author="Karla Almeyra Díaz" w:date="2024-04-19T13:38:00Z" w:id="4">
        <w:r>
          <w:rPr>
            <w:rFonts w:cs="Arial"/>
            <w:lang w:val="es-ES" w:eastAsia="es-ES"/>
          </w:rPr>
          <w:t xml:space="preserve">Asimismo, la EMPRESA entregará al </w:t>
        </w:r>
        <w:r w:rsidRPr="00111FC3">
          <w:rPr>
            <w:rFonts w:cs="Arial"/>
            <w:b/>
            <w:bCs/>
            <w:lang w:val="es-ES" w:eastAsia="es-ES"/>
          </w:rPr>
          <w:t>EMPLEADO</w:t>
        </w:r>
      </w:ins>
      <w:ins w:author="JAIMES HERNANDEZ, SOFIA" w:date="2024-09-24T09:31:00Z" w16du:dateUtc="2024-09-24T15:31:00Z" w:id="5">
        <w:r w:rsidR="00155913">
          <w:rPr>
            <w:rFonts w:cs="Arial"/>
            <w:b/>
            <w:bCs/>
            <w:lang w:val="es-ES" w:eastAsia="es-ES"/>
          </w:rPr>
          <w:t xml:space="preserve">, </w:t>
        </w:r>
        <w:r w:rsidR="00155913">
          <w:rPr>
            <w:rFonts w:cs="Arial"/>
            <w:lang w:val="es-ES" w:eastAsia="es-ES"/>
          </w:rPr>
          <w:t>en los casos en sea aplicable</w:t>
        </w:r>
      </w:ins>
      <w:ins w:author="Karla Almeyra Díaz" w:date="2024-04-19T13:38:00Z" w:id="6">
        <w:r>
          <w:rPr>
            <w:rFonts w:cs="Arial"/>
            <w:lang w:val="es-ES" w:eastAsia="es-ES"/>
          </w:rPr>
          <w:t xml:space="preserve"> </w:t>
        </w:r>
      </w:ins>
      <w:ins w:author="Karla Almeyra Díaz" w:date="2024-04-19T13:39:00Z" w:id="7">
        <w:r>
          <w:rPr>
            <w:rFonts w:cs="Arial"/>
            <w:lang w:val="es-ES" w:eastAsia="es-ES"/>
          </w:rPr>
          <w:t xml:space="preserve">una tarjeta corporativa </w:t>
        </w:r>
        <w:r w:rsidRPr="00111FC3">
          <w:rPr>
            <w:rFonts w:cs="Arial"/>
            <w:lang w:val="es-ES" w:eastAsia="es-ES"/>
          </w:rPr>
          <w:t xml:space="preserve">para los fines </w:t>
        </w:r>
        <w:r>
          <w:rPr>
            <w:rFonts w:cs="Arial"/>
            <w:lang w:val="es-ES" w:eastAsia="es-ES"/>
          </w:rPr>
          <w:t>establecidos</w:t>
        </w:r>
        <w:r w:rsidRPr="00111FC3">
          <w:rPr>
            <w:rFonts w:cs="Arial"/>
            <w:lang w:val="es-ES" w:eastAsia="es-ES"/>
          </w:rPr>
          <w:t xml:space="preserve"> </w:t>
        </w:r>
        <w:r>
          <w:rPr>
            <w:rFonts w:cs="Arial"/>
            <w:lang w:val="es-ES" w:eastAsia="es-ES"/>
          </w:rPr>
          <w:t>de acuerdo</w:t>
        </w:r>
        <w:r w:rsidRPr="00111FC3">
          <w:rPr>
            <w:rFonts w:cs="Arial"/>
            <w:lang w:val="es-ES" w:eastAsia="es-ES"/>
          </w:rPr>
          <w:t xml:space="preserve"> con los lineamientos y política de la EMPRESA para su uso, </w:t>
        </w:r>
      </w:ins>
      <w:ins w:author="Karla Almeyra Díaz" w:date="2024-04-19T13:40:00Z" w:id="8">
        <w:r>
          <w:rPr>
            <w:rFonts w:cs="Arial"/>
            <w:lang w:val="es-ES" w:eastAsia="es-ES"/>
          </w:rPr>
          <w:t xml:space="preserve">aceptando el </w:t>
        </w:r>
        <w:r w:rsidRPr="00111FC3">
          <w:rPr>
            <w:rFonts w:cs="Arial"/>
            <w:b/>
            <w:bCs/>
            <w:lang w:val="es-ES" w:eastAsia="es-ES"/>
          </w:rPr>
          <w:t>EMPLEADO</w:t>
        </w:r>
        <w:r>
          <w:rPr>
            <w:rFonts w:cs="Arial"/>
            <w:lang w:val="es-ES" w:eastAsia="es-ES"/>
          </w:rPr>
          <w:t xml:space="preserve"> observar dichos </w:t>
        </w:r>
      </w:ins>
      <w:ins w:author="Karla Almeyra Díaz" w:date="2024-04-19T13:41:00Z" w:id="9">
        <w:r>
          <w:rPr>
            <w:rFonts w:cs="Arial"/>
            <w:lang w:val="es-ES" w:eastAsia="es-ES"/>
          </w:rPr>
          <w:t>lineamientos,</w:t>
        </w:r>
      </w:ins>
      <w:ins w:author="Karla Almeyra Díaz" w:date="2024-04-19T13:40:00Z" w:id="10">
        <w:r>
          <w:rPr>
            <w:rFonts w:cs="Arial"/>
            <w:lang w:val="es-ES" w:eastAsia="es-ES"/>
          </w:rPr>
          <w:t xml:space="preserve"> </w:t>
        </w:r>
      </w:ins>
      <w:ins w:author="Karla Almeyra Díaz" w:date="2024-04-19T13:39:00Z" w:id="11">
        <w:r w:rsidRPr="00111FC3">
          <w:rPr>
            <w:rFonts w:cs="Arial"/>
            <w:lang w:val="es-ES" w:eastAsia="es-ES"/>
          </w:rPr>
          <w:t xml:space="preserve">así como </w:t>
        </w:r>
      </w:ins>
      <w:ins w:author="Karla Almeyra Díaz" w:date="2024-04-19T13:40:00Z" w:id="12">
        <w:r>
          <w:rPr>
            <w:rFonts w:cs="Arial"/>
            <w:lang w:val="es-ES" w:eastAsia="es-ES"/>
          </w:rPr>
          <w:t xml:space="preserve">seguir el debido proceso para </w:t>
        </w:r>
      </w:ins>
      <w:ins w:author="Karla Almeyra Díaz" w:date="2024-04-19T13:39:00Z" w:id="13">
        <w:r w:rsidRPr="00111FC3">
          <w:rPr>
            <w:rFonts w:cs="Arial"/>
            <w:lang w:val="es-ES" w:eastAsia="es-ES"/>
          </w:rPr>
          <w:t xml:space="preserve">el rendimiento de cuentas y gastos. </w:t>
        </w:r>
      </w:ins>
      <w:ins w:author="Karla Almeyra Díaz" w:date="2024-04-19T13:41:00Z" w:id="14">
        <w:r>
          <w:rPr>
            <w:rFonts w:cs="Arial"/>
            <w:lang w:val="es-ES" w:eastAsia="es-ES"/>
          </w:rPr>
          <w:t xml:space="preserve">El </w:t>
        </w:r>
        <w:r w:rsidRPr="00111FC3">
          <w:rPr>
            <w:rFonts w:cs="Arial"/>
            <w:b/>
            <w:bCs/>
            <w:lang w:val="es-ES" w:eastAsia="es-ES"/>
          </w:rPr>
          <w:t>EMPLEADO</w:t>
        </w:r>
      </w:ins>
      <w:ins w:author="Karla Almeyra Díaz" w:date="2024-04-19T13:39:00Z" w:id="15">
        <w:r w:rsidRPr="00111FC3">
          <w:rPr>
            <w:rFonts w:cs="Arial"/>
            <w:lang w:val="es-ES" w:eastAsia="es-ES"/>
          </w:rPr>
          <w:t xml:space="preserve"> </w:t>
        </w:r>
      </w:ins>
      <w:ins w:author="Karla Almeyra Díaz" w:date="2024-04-19T13:41:00Z" w:id="16">
        <w:r>
          <w:rPr>
            <w:rFonts w:cs="Arial"/>
            <w:lang w:val="es-ES" w:eastAsia="es-ES"/>
          </w:rPr>
          <w:t xml:space="preserve">reconoce que deberá </w:t>
        </w:r>
      </w:ins>
      <w:ins w:author="Karla Almeyra Díaz" w:date="2024-04-19T13:39:00Z" w:id="17">
        <w:r w:rsidRPr="00111FC3">
          <w:rPr>
            <w:rFonts w:cs="Arial"/>
            <w:lang w:val="es-ES" w:eastAsia="es-ES"/>
          </w:rPr>
          <w:t>solventar cualquier gasto inapropiado o fuera del uso debido de la tarjeta</w:t>
        </w:r>
      </w:ins>
      <w:ins w:author="Karla Almeyra Díaz" w:date="2024-04-19T13:41:00Z" w:id="18">
        <w:r>
          <w:rPr>
            <w:rFonts w:cs="Arial"/>
            <w:lang w:val="es-ES" w:eastAsia="es-ES"/>
          </w:rPr>
          <w:t xml:space="preserve"> corporativa</w:t>
        </w:r>
      </w:ins>
      <w:ins w:author="Karla Almeyra Díaz" w:date="2024-04-19T13:39:00Z" w:id="19">
        <w:r w:rsidRPr="00111FC3">
          <w:rPr>
            <w:rFonts w:cs="Arial"/>
            <w:lang w:val="es-ES" w:eastAsia="es-ES"/>
          </w:rPr>
          <w:t xml:space="preserve"> al mes siguiente en que fue incurrido, de lo contrario será descontado el monto del salario del </w:t>
        </w:r>
      </w:ins>
      <w:ins w:author="Karla Almeyra Díaz" w:date="2024-04-19T13:41:00Z" w:id="20">
        <w:r w:rsidRPr="00111FC3">
          <w:rPr>
            <w:rFonts w:cs="Arial"/>
            <w:b/>
            <w:bCs/>
            <w:lang w:val="es-ES" w:eastAsia="es-ES"/>
          </w:rPr>
          <w:t>EMPLEADO</w:t>
        </w:r>
      </w:ins>
      <w:ins w:author="Karla Almeyra Díaz" w:date="2024-04-19T13:39:00Z" w:id="21">
        <w:r w:rsidRPr="00111FC3">
          <w:rPr>
            <w:rFonts w:cs="Arial"/>
            <w:lang w:val="es-ES" w:eastAsia="es-ES"/>
          </w:rPr>
          <w:t xml:space="preserve">, adicional a cualquier sanción a la que pueda ser sujeto acuerdo con el </w:t>
        </w:r>
      </w:ins>
      <w:ins w:author="Karla Almeyra Díaz" w:date="2024-04-19T13:42:00Z" w:id="22">
        <w:r>
          <w:rPr>
            <w:rFonts w:cs="Arial"/>
            <w:lang w:val="es-ES" w:eastAsia="es-ES"/>
          </w:rPr>
          <w:t>Reglamento Interior de Trabajo.</w:t>
        </w:r>
      </w:ins>
    </w:p>
    <w:p w:rsidR="00111FC3" w:rsidP="001C1ECC" w:rsidRDefault="00111FC3" w14:paraId="51063221" w14:textId="77777777">
      <w:pPr>
        <w:jc w:val="both"/>
        <w:rPr>
          <w:ins w:author="Karla Almeyra Díaz" w:date="2024-04-19T13:42:00Z" w:id="23"/>
          <w:rFonts w:cs="Arial"/>
          <w:lang w:val="es-ES" w:eastAsia="es-ES"/>
        </w:rPr>
      </w:pPr>
    </w:p>
    <w:p w:rsidRPr="00111FC3" w:rsidR="00111FC3" w:rsidP="001C1ECC" w:rsidRDefault="00111FC3" w14:paraId="179F8984" w14:textId="5CAD715E">
      <w:pPr>
        <w:jc w:val="both"/>
        <w:rPr>
          <w:rFonts w:cs="Arial"/>
          <w:lang w:val="es-MX" w:eastAsia="es-ES"/>
        </w:rPr>
      </w:pPr>
      <w:ins w:author="Karla Almeyra Díaz" w:date="2024-04-19T13:42:00Z" w:id="24">
        <w:r>
          <w:rPr>
            <w:rFonts w:cs="Arial"/>
            <w:lang w:val="es-ES" w:eastAsia="es-ES"/>
          </w:rPr>
          <w:t xml:space="preserve">El </w:t>
        </w:r>
        <w:r w:rsidRPr="00111FC3">
          <w:rPr>
            <w:rFonts w:cs="Arial"/>
            <w:b/>
            <w:bCs/>
            <w:lang w:val="es-ES" w:eastAsia="es-ES"/>
          </w:rPr>
          <w:t>EMPLEADO</w:t>
        </w:r>
        <w:r>
          <w:rPr>
            <w:rFonts w:cs="Arial"/>
            <w:lang w:val="es-ES" w:eastAsia="es-ES"/>
          </w:rPr>
          <w:t xml:space="preserve"> recibirá de la EMPRESA, en los casos en sea aplicable, muestras médicas que utilizará para </w:t>
        </w:r>
      </w:ins>
      <w:ins w:author="Karla Almeyra Díaz" w:date="2024-04-19T13:43:00Z" w:id="25">
        <w:r>
          <w:rPr>
            <w:rFonts w:cs="Arial"/>
            <w:lang w:val="es-ES" w:eastAsia="es-ES"/>
          </w:rPr>
          <w:t xml:space="preserve">el desarrollo de sus funciones. Obligándose el </w:t>
        </w:r>
        <w:r w:rsidRPr="00111FC3">
          <w:rPr>
            <w:rFonts w:cs="Arial"/>
            <w:b/>
            <w:bCs/>
            <w:lang w:val="es-ES" w:eastAsia="es-ES"/>
          </w:rPr>
          <w:t>EMPLEADO</w:t>
        </w:r>
        <w:r>
          <w:rPr>
            <w:rFonts w:cs="Arial"/>
            <w:lang w:val="es-ES" w:eastAsia="es-ES"/>
          </w:rPr>
          <w:t xml:space="preserve"> a realizar el </w:t>
        </w:r>
        <w:r w:rsidRPr="00111FC3">
          <w:rPr>
            <w:rFonts w:cs="Arial"/>
            <w:lang w:val="es-ES" w:eastAsia="es-ES"/>
          </w:rPr>
          <w:t>correcto manejo y entrega de las muestras médicas, de acuerdo con la política interna de la</w:t>
        </w:r>
        <w:r>
          <w:rPr>
            <w:rFonts w:cs="Arial"/>
            <w:lang w:val="es-ES" w:eastAsia="es-ES"/>
          </w:rPr>
          <w:t xml:space="preserve"> EMPRESA</w:t>
        </w:r>
        <w:r w:rsidRPr="00111FC3">
          <w:rPr>
            <w:rFonts w:cs="Arial"/>
            <w:lang w:val="es-ES" w:eastAsia="es-ES"/>
          </w:rPr>
          <w:t xml:space="preserve"> aplicable. </w:t>
        </w:r>
      </w:ins>
      <w:ins w:author="Karla Almeyra Díaz" w:date="2024-04-19T13:44:00Z" w:id="26">
        <w:r w:rsidR="000A3702">
          <w:rPr>
            <w:rFonts w:cs="Arial"/>
            <w:lang w:val="es-ES" w:eastAsia="es-ES"/>
          </w:rPr>
          <w:t xml:space="preserve">El </w:t>
        </w:r>
        <w:r w:rsidRPr="000A3702" w:rsidR="000A3702">
          <w:rPr>
            <w:rFonts w:cs="Arial"/>
            <w:b/>
            <w:bCs/>
            <w:lang w:val="es-ES" w:eastAsia="es-ES"/>
          </w:rPr>
          <w:t>EMPLEADO</w:t>
        </w:r>
        <w:r w:rsidR="000A3702">
          <w:rPr>
            <w:rFonts w:cs="Arial"/>
            <w:lang w:val="es-ES" w:eastAsia="es-ES"/>
          </w:rPr>
          <w:t xml:space="preserve"> deberá </w:t>
        </w:r>
      </w:ins>
      <w:ins w:author="Karla Almeyra Díaz" w:date="2024-04-19T13:43:00Z" w:id="27">
        <w:r w:rsidRPr="00111FC3">
          <w:rPr>
            <w:rFonts w:cs="Arial"/>
            <w:lang w:val="es-ES" w:eastAsia="es-ES"/>
          </w:rPr>
          <w:t xml:space="preserve">reportar e informar </w:t>
        </w:r>
      </w:ins>
      <w:ins w:author="Karla Almeyra Díaz" w:date="2024-04-19T13:44:00Z" w:id="28">
        <w:r w:rsidR="000A3702">
          <w:rPr>
            <w:rFonts w:cs="Arial"/>
            <w:lang w:val="es-ES" w:eastAsia="es-ES"/>
          </w:rPr>
          <w:t>de inmediato</w:t>
        </w:r>
      </w:ins>
      <w:ins w:author="Karla Almeyra Díaz" w:date="2024-04-19T13:43:00Z" w:id="29">
        <w:r w:rsidRPr="00111FC3">
          <w:rPr>
            <w:rFonts w:cs="Arial"/>
            <w:lang w:val="es-ES" w:eastAsia="es-ES"/>
          </w:rPr>
          <w:t xml:space="preserve"> de cualquier faltante o extravío de muestras médicas, de lo contrario </w:t>
        </w:r>
      </w:ins>
      <w:ins w:author="Karla Almeyra Díaz" w:date="2024-04-19T13:44:00Z" w:id="30">
        <w:r w:rsidR="000A3702">
          <w:rPr>
            <w:rFonts w:cs="Arial"/>
            <w:lang w:val="es-ES" w:eastAsia="es-ES"/>
          </w:rPr>
          <w:t xml:space="preserve">el monto de dicha pérdida </w:t>
        </w:r>
      </w:ins>
      <w:ins w:author="Karla Almeyra Díaz" w:date="2024-04-19T13:43:00Z" w:id="31">
        <w:r w:rsidRPr="00111FC3">
          <w:rPr>
            <w:rFonts w:cs="Arial"/>
            <w:lang w:val="es-ES" w:eastAsia="es-ES"/>
          </w:rPr>
          <w:t xml:space="preserve">será descontado del salario del </w:t>
        </w:r>
      </w:ins>
      <w:ins w:author="Karla Almeyra Díaz" w:date="2024-04-19T13:44:00Z" w:id="32">
        <w:r w:rsidRPr="000A3702" w:rsidR="000A3702">
          <w:rPr>
            <w:rFonts w:cs="Arial"/>
            <w:b/>
            <w:bCs/>
            <w:lang w:val="es-ES" w:eastAsia="es-ES"/>
          </w:rPr>
          <w:t>EMPLEADO</w:t>
        </w:r>
      </w:ins>
      <w:ins w:author="Karla Almeyra Díaz" w:date="2024-04-19T13:43:00Z" w:id="33">
        <w:r w:rsidRPr="00111FC3">
          <w:rPr>
            <w:rFonts w:cs="Arial"/>
            <w:lang w:val="es-ES" w:eastAsia="es-ES"/>
          </w:rPr>
          <w:t>,</w:t>
        </w:r>
      </w:ins>
      <w:ins w:author="Karla Almeyra Díaz" w:date="2024-04-19T13:46:00Z" w:id="34">
        <w:r w:rsidR="000A3702">
          <w:rPr>
            <w:rFonts w:cs="Arial"/>
            <w:lang w:val="es-ES" w:eastAsia="es-ES"/>
          </w:rPr>
          <w:t xml:space="preserve"> </w:t>
        </w:r>
      </w:ins>
      <w:ins w:author="Karla Almeyra Díaz" w:date="2024-04-19T13:43:00Z" w:id="35">
        <w:r w:rsidRPr="00111FC3">
          <w:rPr>
            <w:rFonts w:cs="Arial"/>
            <w:lang w:val="es-ES" w:eastAsia="es-ES"/>
          </w:rPr>
          <w:t xml:space="preserve">adicional a cualquier sanción a la que pueda ser sujeto el trabajador de acuerdo </w:t>
        </w:r>
      </w:ins>
      <w:ins w:author="Karla Almeyra Díaz" w:date="2024-04-19T13:45:00Z" w:id="36">
        <w:r w:rsidR="000A3702">
          <w:rPr>
            <w:rFonts w:cs="Arial"/>
            <w:lang w:val="es-ES" w:eastAsia="es-ES"/>
          </w:rPr>
          <w:t>con el Reglamento Interior de Trabajo</w:t>
        </w:r>
      </w:ins>
      <w:ins w:author="Karla Almeyra Díaz" w:date="2024-04-19T13:46:00Z" w:id="37">
        <w:r w:rsidR="000A3702">
          <w:rPr>
            <w:rFonts w:cs="Arial"/>
            <w:lang w:val="es-ES" w:eastAsia="es-ES"/>
          </w:rPr>
          <w:t>, excepto los casos en que pueda demostrar que el faltante de muestras médicas se debe a un robo o causa de fuerza mayor reportada a la EMPRESA</w:t>
        </w:r>
      </w:ins>
      <w:r w:rsidR="005C08A4">
        <w:rPr>
          <w:rFonts w:cs="Arial"/>
          <w:lang w:val="es-ES" w:eastAsia="es-ES"/>
        </w:rPr>
        <w:t>, para ello deberá realizar la denuncia correspondiente</w:t>
      </w:r>
      <w:ins w:author="Karla Almeyra Díaz" w:date="2024-04-19T13:46:00Z" w:id="38">
        <w:r w:rsidR="000A3702">
          <w:rPr>
            <w:rFonts w:cs="Arial"/>
            <w:lang w:val="es-ES" w:eastAsia="es-ES"/>
          </w:rPr>
          <w:t>.</w:t>
        </w:r>
      </w:ins>
    </w:p>
    <w:bookmarkEnd w:id="3"/>
    <w:p w:rsidRPr="00111FC3" w:rsidR="001D6335" w:rsidP="001C1ECC" w:rsidRDefault="001D6335" w14:paraId="7DC61994" w14:textId="77777777">
      <w:pPr>
        <w:jc w:val="both"/>
        <w:rPr>
          <w:rFonts w:cs="Arial"/>
          <w:lang w:val="es-MX" w:eastAsia="es-ES"/>
        </w:rPr>
      </w:pPr>
    </w:p>
    <w:p w:rsidRPr="001F0361" w:rsidR="001D6335" w:rsidP="001D6335" w:rsidRDefault="001D6335" w14:paraId="224752E4" w14:textId="77777777">
      <w:pPr>
        <w:jc w:val="both"/>
        <w:rPr>
          <w:rFonts w:cs="Arial"/>
          <w:lang w:val="es-MX" w:eastAsia="es-ES"/>
        </w:rPr>
      </w:pPr>
      <w:r w:rsidRPr="00F8213F">
        <w:rPr>
          <w:rFonts w:cs="Arial"/>
          <w:b/>
          <w:color w:val="000000"/>
          <w:u w:val="single"/>
          <w:lang w:val="es-MX"/>
        </w:rPr>
        <w:t>RECONOCIMIENTO DE ANTIGÜEDAD</w:t>
      </w:r>
      <w:r w:rsidRPr="00F8213F">
        <w:rPr>
          <w:rFonts w:cs="Arial"/>
          <w:b/>
          <w:color w:val="000000"/>
          <w:lang w:val="es-MX"/>
        </w:rPr>
        <w:t>. -</w:t>
      </w:r>
      <w:r w:rsidRPr="00F8213F">
        <w:rPr>
          <w:rFonts w:cs="Arial"/>
          <w:color w:val="000000"/>
          <w:lang w:val="es-MX"/>
        </w:rPr>
        <w:t xml:space="preserve"> El </w:t>
      </w:r>
      <w:r w:rsidRPr="00F8213F">
        <w:rPr>
          <w:rFonts w:cs="Arial"/>
          <w:b/>
          <w:bCs/>
          <w:color w:val="000000"/>
          <w:lang w:val="es-MX"/>
        </w:rPr>
        <w:t>PATRÓN</w:t>
      </w:r>
      <w:r w:rsidRPr="00F8213F">
        <w:rPr>
          <w:rFonts w:cs="Arial"/>
          <w:color w:val="000000"/>
          <w:lang w:val="es-MX"/>
        </w:rPr>
        <w:t xml:space="preserve"> reconoce al </w:t>
      </w:r>
      <w:r>
        <w:rPr>
          <w:rFonts w:cs="Arial"/>
          <w:b/>
          <w:bCs/>
          <w:color w:val="000000"/>
          <w:lang w:val="es-MX"/>
        </w:rPr>
        <w:t xml:space="preserve">EMPLEADO </w:t>
      </w:r>
      <w:r w:rsidRPr="00F8213F">
        <w:rPr>
          <w:rFonts w:cs="Arial"/>
          <w:color w:val="000000"/>
          <w:lang w:val="es-MX"/>
        </w:rPr>
        <w:t xml:space="preserve">una antigüedad a partir del </w:t>
      </w:r>
      <w:r w:rsidRPr="00D55C8C">
        <w:rPr>
          <w:rFonts w:cs="Arial"/>
          <w:color w:val="000000"/>
          <w:lang w:val="es-MX"/>
        </w:rPr>
        <w:t xml:space="preserve">día </w:t>
      </w:r>
      <w:r>
        <w:rPr>
          <w:rFonts w:cs="Arial"/>
          <w:color w:val="000000"/>
          <w:lang w:val="es-MX"/>
        </w:rPr>
        <w:t>-----------</w:t>
      </w:r>
      <w:r w:rsidRPr="00D55C8C">
        <w:rPr>
          <w:rFonts w:cs="Arial"/>
          <w:color w:val="000000"/>
          <w:lang w:val="es-MX"/>
        </w:rPr>
        <w:t>.</w:t>
      </w:r>
    </w:p>
    <w:p w:rsidRPr="001F0361" w:rsidR="00145664" w:rsidP="001C1ECC" w:rsidRDefault="00145664" w14:paraId="4B492772" w14:textId="77777777">
      <w:pPr>
        <w:jc w:val="both"/>
        <w:rPr>
          <w:rFonts w:cs="Arial"/>
          <w:lang w:val="es-ES" w:eastAsia="es-ES"/>
        </w:rPr>
      </w:pPr>
    </w:p>
    <w:p w:rsidRPr="001F0361" w:rsidR="00145664" w:rsidP="001C1ECC" w:rsidRDefault="00145664" w14:paraId="507B18D4" w14:textId="77777777">
      <w:pPr>
        <w:jc w:val="both"/>
        <w:rPr>
          <w:rFonts w:cs="Arial"/>
          <w:bCs/>
          <w:lang w:val="es-MX"/>
        </w:rPr>
      </w:pPr>
      <w:r w:rsidRPr="00A633F8">
        <w:rPr>
          <w:rFonts w:cs="Arial"/>
          <w:b/>
          <w:u w:val="single"/>
          <w:lang w:val="es-MX"/>
        </w:rPr>
        <w:t>SEGURIDAD SOCIAL</w:t>
      </w:r>
      <w:r w:rsidRPr="00A633F8">
        <w:rPr>
          <w:rFonts w:cs="Arial"/>
          <w:b/>
          <w:lang w:val="es-MX"/>
        </w:rPr>
        <w:t xml:space="preserve">. </w:t>
      </w:r>
      <w:r w:rsidRPr="00A633F8">
        <w:rPr>
          <w:rFonts w:cs="Arial"/>
          <w:bCs/>
          <w:lang w:val="es-MX"/>
        </w:rPr>
        <w:t xml:space="preserve">- </w:t>
      </w:r>
      <w:r w:rsidRPr="00A633F8">
        <w:rPr>
          <w:rStyle w:val="Textoindependiente2Car"/>
          <w:rFonts w:cs="Arial"/>
          <w:b w:val="0"/>
          <w:lang w:val="es-MX"/>
        </w:rPr>
        <w:t>Para todo lo relacionado con riesgos de trabajo y enfermedades o accidentes no profesionales se estará a lo dispuesto por la Ley del Seguro Social y sus Reglamentos, para lo cual el PATRÓN inscribirá oportunamente al</w:t>
      </w:r>
      <w:r w:rsidRPr="00A633F8">
        <w:rPr>
          <w:rStyle w:val="Textoindependiente2Car"/>
          <w:rFonts w:cs="Arial"/>
          <w:bCs/>
          <w:lang w:val="es-MX"/>
        </w:rPr>
        <w:t xml:space="preserve"> </w:t>
      </w:r>
      <w:r w:rsidRPr="00C1261A" w:rsidR="00F42775">
        <w:rPr>
          <w:rFonts w:cs="Arial"/>
          <w:b/>
          <w:lang w:val="es-MX"/>
        </w:rPr>
        <w:t>EMPLEADO</w:t>
      </w:r>
      <w:r w:rsidRPr="00A633F8">
        <w:rPr>
          <w:rStyle w:val="Textoindependiente2Car"/>
          <w:rFonts w:cs="Arial"/>
          <w:bCs/>
          <w:lang w:val="es-MX"/>
        </w:rPr>
        <w:t>.</w:t>
      </w:r>
      <w:r w:rsidRPr="001F0361">
        <w:rPr>
          <w:rFonts w:cs="Arial"/>
          <w:bCs/>
          <w:lang w:val="es-MX"/>
        </w:rPr>
        <w:t> </w:t>
      </w:r>
    </w:p>
    <w:p w:rsidRPr="001F0361" w:rsidR="00D1330A" w:rsidP="001C1ECC" w:rsidRDefault="00D1330A" w14:paraId="1D7463BF" w14:textId="77777777">
      <w:pPr>
        <w:jc w:val="both"/>
        <w:rPr>
          <w:rFonts w:cs="Arial"/>
          <w:bCs/>
          <w:lang w:val="es-MX"/>
        </w:rPr>
      </w:pPr>
    </w:p>
    <w:p w:rsidRPr="001F0361" w:rsidR="00D1330A" w:rsidP="00CB3206" w:rsidRDefault="00D1330A" w14:paraId="15234AFD" w14:textId="77777777">
      <w:pPr>
        <w:spacing w:line="360" w:lineRule="auto"/>
        <w:jc w:val="both"/>
        <w:rPr>
          <w:rFonts w:cs="Arial"/>
          <w:bCs/>
          <w:lang w:val="es-MX" w:eastAsia="es-ES"/>
        </w:rPr>
      </w:pPr>
      <w:r w:rsidRPr="00A633F8">
        <w:rPr>
          <w:rFonts w:cs="Arial"/>
          <w:b/>
          <w:bCs/>
          <w:u w:val="single"/>
          <w:lang w:val="es-MX"/>
        </w:rPr>
        <w:t>DECLARACIÓN DE BENEFICIARIOS</w:t>
      </w:r>
      <w:r w:rsidRPr="00A633F8">
        <w:rPr>
          <w:rFonts w:cs="Arial"/>
          <w:lang w:val="es-MX"/>
        </w:rPr>
        <w:t xml:space="preserve">. - El </w:t>
      </w:r>
      <w:r w:rsidR="00F42775">
        <w:rPr>
          <w:rFonts w:cs="Arial"/>
          <w:b/>
          <w:lang w:val="es-MX"/>
        </w:rPr>
        <w:t xml:space="preserve">EMPLEADO </w:t>
      </w:r>
      <w:r w:rsidRPr="00A633F8">
        <w:rPr>
          <w:rFonts w:cs="Arial"/>
          <w:lang w:val="es-MX"/>
        </w:rPr>
        <w:t>en este acto designa como único y exclusivo beneficiario del 100% de los salarios y prestaciones devengados y no cobrados ya sea por su muerte o desaparición derivada de un acto delincuencial al C. _</w:t>
      </w:r>
      <w:r w:rsidR="00CB3206">
        <w:rPr>
          <w:rFonts w:cs="Arial"/>
          <w:lang w:val="es-MX"/>
        </w:rPr>
        <w:t>_________</w:t>
      </w:r>
      <w:r w:rsidRPr="00A633F8">
        <w:rPr>
          <w:rFonts w:cs="Arial"/>
          <w:lang w:val="es-MX"/>
        </w:rPr>
        <w:t xml:space="preserve">_____________________________, </w:t>
      </w:r>
      <w:r w:rsidR="00CB3206">
        <w:rPr>
          <w:rFonts w:cs="Arial"/>
          <w:lang w:val="es-MX"/>
        </w:rPr>
        <w:t xml:space="preserve">con parentesco _______________ </w:t>
      </w:r>
      <w:r w:rsidRPr="00A633F8">
        <w:rPr>
          <w:rFonts w:cs="Arial"/>
          <w:lang w:val="es-MX"/>
        </w:rPr>
        <w:t xml:space="preserve">siendo que para el caso de desaparición forzosa deberá exhibir dicho beneficiario la Declaración Especial de Ausencia emitida por la autoridad competente. Ambas Partes reconocen que el pago de los salarios y prestaciones </w:t>
      </w:r>
      <w:r w:rsidRPr="00A633F8">
        <w:rPr>
          <w:rFonts w:cs="Arial"/>
          <w:lang w:val="es-MX"/>
        </w:rPr>
        <w:t>devengados y no cobrados tratándose de persona desaparecida no significa el término de la relación de trabajo en términos del artículo 133 fracción XVI de la Ley Federal del Trabajo.</w:t>
      </w:r>
    </w:p>
    <w:p w:rsidRPr="001F0361" w:rsidR="001C1ECC" w:rsidP="001C1ECC" w:rsidRDefault="001C1ECC" w14:paraId="06009305" w14:textId="77777777">
      <w:pPr>
        <w:jc w:val="both"/>
        <w:rPr>
          <w:rFonts w:cs="Arial"/>
          <w:lang w:val="es-MX" w:eastAsia="es-ES"/>
        </w:rPr>
      </w:pPr>
    </w:p>
    <w:p w:rsidRPr="001F0361" w:rsidR="001C1ECC" w:rsidP="001C1ECC" w:rsidRDefault="001C1ECC" w14:paraId="5F14E8C0" w14:textId="77777777">
      <w:pPr>
        <w:jc w:val="both"/>
        <w:rPr>
          <w:rFonts w:cs="Arial"/>
          <w:lang w:val="es-MX" w:eastAsia="es-ES"/>
        </w:rPr>
      </w:pPr>
      <w:r w:rsidRPr="001F0361">
        <w:rPr>
          <w:rFonts w:cs="Arial"/>
          <w:b/>
          <w:lang w:val="es-MX" w:eastAsia="es-ES"/>
        </w:rPr>
        <w:t>DECIMA</w:t>
      </w:r>
      <w:r w:rsidR="0028405D">
        <w:rPr>
          <w:rFonts w:cs="Arial"/>
          <w:b/>
          <w:lang w:val="es-MX" w:eastAsia="es-ES"/>
        </w:rPr>
        <w:t xml:space="preserve"> PRIMERA</w:t>
      </w:r>
      <w:r w:rsidRPr="001F0361">
        <w:rPr>
          <w:rFonts w:cs="Arial"/>
          <w:b/>
          <w:lang w:val="es-MX" w:eastAsia="es-ES"/>
        </w:rPr>
        <w:t>.</w:t>
      </w:r>
      <w:r w:rsidRPr="001F0361">
        <w:rPr>
          <w:rFonts w:cs="Arial"/>
          <w:lang w:val="es-MX" w:eastAsia="es-ES"/>
        </w:rPr>
        <w:tab/>
      </w:r>
      <w:r w:rsidRPr="001F0361">
        <w:rPr>
          <w:rFonts w:cs="Arial"/>
          <w:lang w:val="es-MX" w:eastAsia="es-ES"/>
        </w:rPr>
        <w:t xml:space="preserve">El </w:t>
      </w:r>
      <w:r w:rsidRPr="00C1261A">
        <w:rPr>
          <w:rFonts w:cs="Arial"/>
          <w:b/>
          <w:bCs/>
          <w:lang w:val="es-MX" w:eastAsia="es-ES"/>
        </w:rPr>
        <w:t>EMPLEADO</w:t>
      </w:r>
      <w:r w:rsidRPr="001F0361">
        <w:rPr>
          <w:rFonts w:cs="Arial"/>
          <w:lang w:val="es-MX" w:eastAsia="es-ES"/>
        </w:rPr>
        <w:t xml:space="preserve"> reconoce que la información que la EMPRESA le proporcione o sobre la que tenga acceso por razón del trabajo que va a realizar, deberá ser tratada por el </w:t>
      </w:r>
      <w:r w:rsidRPr="00C1261A">
        <w:rPr>
          <w:rFonts w:cs="Arial"/>
          <w:b/>
          <w:bCs/>
          <w:lang w:val="es-MX" w:eastAsia="es-ES"/>
        </w:rPr>
        <w:t>EMPLEADO</w:t>
      </w:r>
      <w:r w:rsidRPr="001F0361">
        <w:rPr>
          <w:rFonts w:cs="Arial"/>
          <w:lang w:val="es-MX" w:eastAsia="es-ES"/>
        </w:rPr>
        <w:t xml:space="preserve"> con carácter confidencial, por lo que se obliga a no divulgarla a ningún tercero, inclusive durante los siguientes cinco años contados a partir del día en que el presente Contrato haya terminado o se haya rescindido por cualquier causa.</w:t>
      </w:r>
    </w:p>
    <w:p w:rsidRPr="001F0361" w:rsidR="001C1ECC" w:rsidP="001C1ECC" w:rsidRDefault="001C1ECC" w14:paraId="403207F5" w14:textId="77777777">
      <w:pPr>
        <w:jc w:val="both"/>
        <w:rPr>
          <w:rFonts w:cs="Arial"/>
          <w:lang w:val="es-MX" w:eastAsia="es-ES"/>
        </w:rPr>
      </w:pPr>
      <w:r w:rsidRPr="001F0361">
        <w:rPr>
          <w:rFonts w:cs="Arial"/>
          <w:lang w:val="es-MX" w:eastAsia="es-ES"/>
        </w:rPr>
        <w:t xml:space="preserve">Al ser propiedad de la </w:t>
      </w:r>
      <w:proofErr w:type="gramStart"/>
      <w:r w:rsidRPr="001F0361">
        <w:rPr>
          <w:rFonts w:cs="Arial"/>
          <w:lang w:val="es-MX" w:eastAsia="es-ES"/>
        </w:rPr>
        <w:t>EMPRESA  la</w:t>
      </w:r>
      <w:proofErr w:type="gramEnd"/>
      <w:r w:rsidRPr="001F0361">
        <w:rPr>
          <w:rFonts w:cs="Arial"/>
          <w:lang w:val="es-MX" w:eastAsia="es-ES"/>
        </w:rPr>
        <w:t xml:space="preserve"> documentación que se le entregue en virtud del puesto que desempeñará el </w:t>
      </w:r>
      <w:r w:rsidRPr="00C1261A">
        <w:rPr>
          <w:rFonts w:cs="Arial"/>
          <w:b/>
          <w:bCs/>
          <w:lang w:val="es-MX" w:eastAsia="es-ES"/>
        </w:rPr>
        <w:t>EMPLEADO</w:t>
      </w:r>
      <w:r w:rsidRPr="001F0361">
        <w:rPr>
          <w:rFonts w:cs="Arial"/>
          <w:lang w:val="es-MX" w:eastAsia="es-ES"/>
        </w:rPr>
        <w:t xml:space="preserve"> se obliga a devolverla cuando así le sea requerida o bien, al término del presente Contrato.</w:t>
      </w:r>
    </w:p>
    <w:p w:rsidRPr="001F0361" w:rsidR="00A408E5" w:rsidP="001C1ECC" w:rsidRDefault="00A408E5" w14:paraId="5A6825A8" w14:textId="77777777">
      <w:pPr>
        <w:jc w:val="both"/>
        <w:rPr>
          <w:rFonts w:cs="Arial"/>
          <w:lang w:val="es-MX" w:eastAsia="es-ES"/>
        </w:rPr>
      </w:pPr>
    </w:p>
    <w:p w:rsidRPr="001F0361" w:rsidR="00A408E5" w:rsidP="00A408E5" w:rsidRDefault="00A408E5" w14:paraId="68798E32" w14:textId="77777777">
      <w:pPr>
        <w:jc w:val="both"/>
        <w:rPr>
          <w:rFonts w:cs="Arial"/>
          <w:iCs/>
          <w:lang w:val="es-MX"/>
        </w:rPr>
      </w:pPr>
      <w:r w:rsidRPr="001F0361">
        <w:rPr>
          <w:rFonts w:cs="Arial"/>
          <w:iCs/>
          <w:lang w:val="es-MX"/>
        </w:rPr>
        <w:t xml:space="preserve">El </w:t>
      </w:r>
      <w:r w:rsidRPr="00C1261A">
        <w:rPr>
          <w:rFonts w:cs="Arial"/>
          <w:b/>
          <w:bCs/>
          <w:iCs/>
          <w:lang w:val="es-MX"/>
        </w:rPr>
        <w:t>EMPLEADO</w:t>
      </w:r>
      <w:r w:rsidRPr="001F0361">
        <w:rPr>
          <w:rFonts w:cs="Arial"/>
          <w:iCs/>
          <w:lang w:val="es-MX"/>
        </w:rPr>
        <w:t xml:space="preserve"> se </w:t>
      </w:r>
      <w:r w:rsidRPr="001F0361">
        <w:rPr>
          <w:rFonts w:cs="Arial"/>
          <w:color w:val="0000FF"/>
          <w:lang w:val="es-MX"/>
        </w:rPr>
        <w:t> </w:t>
      </w:r>
      <w:r w:rsidRPr="001F0361">
        <w:rPr>
          <w:rFonts w:cs="Arial"/>
          <w:iCs/>
          <w:color w:val="000000"/>
          <w:lang w:val="es-MX"/>
        </w:rPr>
        <w:t>obliga</w:t>
      </w:r>
      <w:r w:rsidRPr="001F0361">
        <w:rPr>
          <w:rFonts w:cs="Arial"/>
          <w:color w:val="0000FF"/>
          <w:lang w:val="es-MX"/>
        </w:rPr>
        <w:t> </w:t>
      </w:r>
      <w:r w:rsidRPr="001F0361">
        <w:rPr>
          <w:rFonts w:cs="Arial"/>
          <w:iCs/>
          <w:lang w:val="es-MX"/>
        </w:rPr>
        <w:t xml:space="preserve"> a guardar estricta confidencialidad y a no revelar  ningún tipo de información de la EMPRESA considerada como confidencial, salvo autorización escrita de éste, ni de divulgar ninguna información que conozca actualmente o que llegara a conocer en el futuro como consecuencia de la relación laboral entre ambos, ni de ningún tipo de información relacionada (pero no limitada)  con las políticas internas y de procedimientos, </w:t>
      </w:r>
      <w:r w:rsidRPr="001F0361">
        <w:rPr>
          <w:rFonts w:cs="Arial"/>
          <w:color w:val="0000FF"/>
          <w:lang w:val="es-MX"/>
        </w:rPr>
        <w:t> </w:t>
      </w:r>
      <w:r w:rsidRPr="001F0361">
        <w:rPr>
          <w:rFonts w:cs="Arial"/>
          <w:iCs/>
          <w:color w:val="000000"/>
          <w:lang w:val="es-MX"/>
        </w:rPr>
        <w:t>procesos de fabricación de los productos, a cuya elaboración concurra directa o indirectamente,</w:t>
      </w:r>
      <w:r w:rsidRPr="001F0361">
        <w:rPr>
          <w:rFonts w:cs="Arial"/>
          <w:color w:val="0000FF"/>
          <w:lang w:val="es-MX"/>
        </w:rPr>
        <w:t> </w:t>
      </w:r>
      <w:r w:rsidRPr="001F0361">
        <w:rPr>
          <w:rFonts w:cs="Arial"/>
          <w:iCs/>
          <w:lang w:val="es-MX"/>
        </w:rPr>
        <w:t xml:space="preserve">reglamentos internos, Know How, etc., salvo que la revelación de dicha información forme parte de sus funciones laborales para la consecución de las operaciones de la EMPRESA, velando siempre el </w:t>
      </w:r>
      <w:r w:rsidRPr="00C1261A">
        <w:rPr>
          <w:rFonts w:cs="Arial"/>
          <w:b/>
          <w:bCs/>
          <w:iCs/>
          <w:lang w:val="es-MX"/>
        </w:rPr>
        <w:t>EMPLEADO</w:t>
      </w:r>
      <w:r w:rsidRPr="001F0361">
        <w:rPr>
          <w:rFonts w:cs="Arial"/>
          <w:iCs/>
          <w:lang w:val="es-MX"/>
        </w:rPr>
        <w:t xml:space="preserve"> para que en ningún caso dicha información confidencial revelada perjudique a la EMPRESA o a cualquier empresa que conforme el Grupo Grünenthal. La obligación de confidencialidad es indefinida, aún terminado el presente contrato de trabajo. </w:t>
      </w:r>
    </w:p>
    <w:p w:rsidRPr="001F0361" w:rsidR="00A408E5" w:rsidP="00A408E5" w:rsidRDefault="00A408E5" w14:paraId="1A511126" w14:textId="77777777">
      <w:pPr>
        <w:jc w:val="both"/>
        <w:rPr>
          <w:rFonts w:cs="Arial"/>
          <w:lang w:val="es-ES_tradnl"/>
        </w:rPr>
      </w:pPr>
    </w:p>
    <w:p w:rsidRPr="001F0361" w:rsidR="00A408E5" w:rsidP="5624DBC4" w:rsidRDefault="00A408E5" w14:paraId="330B9162" w14:textId="77777777">
      <w:pPr>
        <w:jc w:val="both"/>
        <w:rPr>
          <w:rFonts w:cs="Arial"/>
          <w:lang w:val="es-ES"/>
        </w:rPr>
      </w:pPr>
      <w:r w:rsidRPr="5624DBC4" w:rsidR="00A408E5">
        <w:rPr>
          <w:rFonts w:cs="Arial"/>
          <w:color w:val="000000" w:themeColor="text1" w:themeTint="FF" w:themeShade="FF"/>
          <w:lang w:val="es-ES"/>
        </w:rPr>
        <w:t>Para efectos de este contrato, se entiende como información confidencial toda información sensible de la compañía, como aquella relacionada especialmente (pero no limitada) con actividades y operaciones comerciales, incluyendo incluso información técnica,</w:t>
      </w:r>
      <w:r w:rsidRPr="5624DBC4" w:rsidR="00A408E5">
        <w:rPr>
          <w:rFonts w:cs="Arial"/>
          <w:color w:val="0000FF"/>
          <w:lang w:val="es-ES"/>
        </w:rPr>
        <w:t> </w:t>
      </w:r>
      <w:r w:rsidRPr="5624DBC4" w:rsidR="00A408E5">
        <w:rPr>
          <w:rFonts w:cs="Arial"/>
          <w:color w:val="000000" w:themeColor="text1" w:themeTint="FF" w:themeShade="FF"/>
          <w:lang w:val="es-ES"/>
        </w:rPr>
        <w:t xml:space="preserve"> planes de negocios, métodos de entrega y comercialización de productos, relaciones comerciales, </w:t>
      </w:r>
      <w:r w:rsidRPr="5624DBC4" w:rsidR="00A408E5">
        <w:rPr>
          <w:rFonts w:cs="Arial"/>
          <w:color w:val="0000FF"/>
          <w:lang w:val="es-ES"/>
        </w:rPr>
        <w:t> </w:t>
      </w:r>
      <w:r w:rsidRPr="5624DBC4" w:rsidR="00A408E5">
        <w:rPr>
          <w:rFonts w:cs="Arial"/>
          <w:color w:val="000000" w:themeColor="text1" w:themeTint="FF" w:themeShade="FF"/>
          <w:lang w:val="es-ES"/>
        </w:rPr>
        <w:t>asuntos administrativos,</w:t>
      </w:r>
      <w:r w:rsidRPr="5624DBC4" w:rsidR="00A408E5">
        <w:rPr>
          <w:rFonts w:cs="Arial"/>
          <w:color w:val="0000FF"/>
          <w:lang w:val="es-ES"/>
        </w:rPr>
        <w:t> </w:t>
      </w:r>
      <w:r w:rsidRPr="5624DBC4" w:rsidR="00A408E5">
        <w:rPr>
          <w:rFonts w:cs="Arial"/>
          <w:color w:val="000000" w:themeColor="text1" w:themeTint="FF" w:themeShade="FF"/>
          <w:lang w:val="es-ES"/>
        </w:rPr>
        <w:t>políticas internas, estrategias de mercadeo, bases de datos, cartera de clientes; y, otra, de similar naturaleza, que tenga relación con la forma de administración de la compañía o de su giro de negocio; secretos de fabricación, descubrimientos, fórmulas químicas, Dossiers, know How, y otros.</w:t>
      </w:r>
      <w:r w:rsidRPr="5624DBC4" w:rsidR="00A408E5">
        <w:rPr>
          <w:rFonts w:cs="Arial"/>
          <w:color w:val="0000FF"/>
          <w:lang w:val="es-ES"/>
        </w:rPr>
        <w:t> </w:t>
      </w:r>
    </w:p>
    <w:p w:rsidRPr="001F0361" w:rsidR="00A408E5" w:rsidP="00A408E5" w:rsidRDefault="00A408E5" w14:paraId="5DD52761" w14:textId="77777777">
      <w:pPr>
        <w:jc w:val="both"/>
        <w:rPr>
          <w:rFonts w:cs="Arial"/>
          <w:lang w:val="es-MX"/>
        </w:rPr>
      </w:pPr>
      <w:r w:rsidRPr="001F0361">
        <w:rPr>
          <w:rFonts w:cs="Arial"/>
          <w:lang w:val="es-MX"/>
        </w:rPr>
        <w:t> </w:t>
      </w:r>
    </w:p>
    <w:p w:rsidRPr="001F0361" w:rsidR="00A408E5" w:rsidP="00A408E5" w:rsidRDefault="00A408E5" w14:paraId="555498B7" w14:textId="77777777">
      <w:pPr>
        <w:jc w:val="both"/>
        <w:rPr>
          <w:rFonts w:cs="Arial"/>
          <w:lang w:val="es-MX"/>
        </w:rPr>
      </w:pPr>
      <w:r w:rsidRPr="001F0361">
        <w:rPr>
          <w:rFonts w:cs="Arial"/>
          <w:iCs/>
          <w:color w:val="000000"/>
          <w:lang w:val="es-ES_tradnl"/>
        </w:rPr>
        <w:t>En la inteligencia de que el incumplimiento específico de esta obligación, por parte del </w:t>
      </w:r>
      <w:r w:rsidRPr="00C1261A">
        <w:rPr>
          <w:rFonts w:cs="Arial"/>
          <w:b/>
          <w:bCs/>
          <w:iCs/>
          <w:color w:val="000000"/>
          <w:lang w:val="es-ES_tradnl"/>
        </w:rPr>
        <w:t>EMPLEADO</w:t>
      </w:r>
      <w:r w:rsidRPr="001F0361">
        <w:rPr>
          <w:rFonts w:cs="Arial"/>
          <w:iCs/>
          <w:color w:val="000000"/>
          <w:lang w:val="es-ES_tradnl"/>
        </w:rPr>
        <w:t>,</w:t>
      </w:r>
      <w:r w:rsidRPr="001F0361">
        <w:rPr>
          <w:rFonts w:cs="Arial"/>
          <w:color w:val="0000FF"/>
          <w:lang w:val="es-ES_tradnl"/>
        </w:rPr>
        <w:t> </w:t>
      </w:r>
      <w:r w:rsidRPr="001F0361">
        <w:rPr>
          <w:rFonts w:cs="Arial"/>
          <w:iCs/>
          <w:color w:val="000000"/>
          <w:lang w:val="es-ES_tradnl"/>
        </w:rPr>
        <w:t xml:space="preserve">durante la vigencia del contrato individual de trabajo, lo hará acreedor a la rescisión </w:t>
      </w:r>
      <w:proofErr w:type="gramStart"/>
      <w:r w:rsidRPr="001F0361" w:rsidR="00A633F8">
        <w:rPr>
          <w:rFonts w:cs="Arial"/>
          <w:iCs/>
          <w:color w:val="000000"/>
          <w:lang w:val="es-ES_tradnl"/>
        </w:rPr>
        <w:t>de</w:t>
      </w:r>
      <w:r w:rsidR="00A633F8">
        <w:rPr>
          <w:rFonts w:cs="Arial"/>
          <w:iCs/>
          <w:color w:val="000000"/>
          <w:lang w:val="es-ES_tradnl"/>
        </w:rPr>
        <w:t>l mismo</w:t>
      </w:r>
      <w:proofErr w:type="gramEnd"/>
      <w:r w:rsidRPr="001F0361">
        <w:rPr>
          <w:rFonts w:cs="Arial"/>
          <w:iCs/>
          <w:color w:val="000000"/>
          <w:lang w:val="es-ES_tradnl"/>
        </w:rPr>
        <w:t>,</w:t>
      </w:r>
      <w:r w:rsidRPr="001F0361">
        <w:rPr>
          <w:rFonts w:cs="Arial"/>
          <w:color w:val="0000FF"/>
          <w:lang w:val="es-ES_tradnl"/>
        </w:rPr>
        <w:t> </w:t>
      </w:r>
      <w:r w:rsidRPr="001F0361">
        <w:rPr>
          <w:rFonts w:cs="Arial"/>
          <w:iCs/>
          <w:color w:val="000000"/>
          <w:lang w:val="es-ES_tradnl"/>
        </w:rPr>
        <w:t>de conformidad con lo dispuesto en el artículo 47 de la Ley Federal del Trabajo y a las penas que impone el Código Penal para el Distrito Federal en sus artículos 210 y 211 y sus correlativos en los diversos Códigos Penales de la República Mexicana.</w:t>
      </w:r>
    </w:p>
    <w:p w:rsidRPr="001F0361" w:rsidR="00A408E5" w:rsidP="00A408E5" w:rsidRDefault="00A408E5" w14:paraId="29739493" w14:textId="77777777">
      <w:pPr>
        <w:jc w:val="both"/>
        <w:rPr>
          <w:rFonts w:cs="Arial"/>
          <w:lang w:val="es-MX"/>
        </w:rPr>
      </w:pPr>
      <w:r w:rsidRPr="001F0361">
        <w:rPr>
          <w:rFonts w:cs="Arial"/>
          <w:lang w:val="es-MX"/>
        </w:rPr>
        <w:t> </w:t>
      </w:r>
    </w:p>
    <w:p w:rsidRPr="001F0361" w:rsidR="00A408E5" w:rsidP="00A408E5" w:rsidRDefault="00A408E5" w14:paraId="52179B0D" w14:textId="77777777">
      <w:pPr>
        <w:jc w:val="both"/>
        <w:rPr>
          <w:rFonts w:cs="Arial"/>
          <w:iCs/>
          <w:lang w:val="es-ES_tradnl"/>
        </w:rPr>
      </w:pPr>
      <w:r w:rsidRPr="001F0361">
        <w:rPr>
          <w:rFonts w:cs="Arial"/>
          <w:iCs/>
          <w:lang w:val="es-ES_tradnl"/>
        </w:rPr>
        <w:t>Al ser propiedad de la empresa, la documentación que se le entregue en virtud del puesto que desempeñará, el </w:t>
      </w:r>
      <w:r w:rsidRPr="00C1261A">
        <w:rPr>
          <w:rFonts w:cs="Arial"/>
          <w:b/>
          <w:bCs/>
          <w:lang w:val="es-ES_tradnl"/>
        </w:rPr>
        <w:t>EMPLEADO</w:t>
      </w:r>
      <w:r w:rsidRPr="001F0361">
        <w:rPr>
          <w:rFonts w:cs="Arial"/>
          <w:iCs/>
          <w:lang w:val="es-ES_tradnl"/>
        </w:rPr>
        <w:t xml:space="preserve"> se obliga a devolverla cuando así le sea requerid</w:t>
      </w:r>
      <w:r w:rsidRPr="001F0361">
        <w:rPr>
          <w:rFonts w:cs="Arial"/>
          <w:iCs/>
          <w:color w:val="000000"/>
          <w:lang w:val="es-ES_tradnl"/>
        </w:rPr>
        <w:t>a</w:t>
      </w:r>
      <w:r w:rsidRPr="001F0361">
        <w:rPr>
          <w:rFonts w:cs="Arial"/>
          <w:color w:val="0000FF"/>
          <w:lang w:val="es-ES_tradnl"/>
        </w:rPr>
        <w:t> </w:t>
      </w:r>
      <w:r w:rsidRPr="001F0361">
        <w:rPr>
          <w:rFonts w:cs="Arial"/>
          <w:iCs/>
          <w:color w:val="000000"/>
          <w:lang w:val="es-ES_tradnl"/>
        </w:rPr>
        <w:t>por la EMPRESA</w:t>
      </w:r>
      <w:r w:rsidRPr="001F0361">
        <w:rPr>
          <w:rFonts w:cs="Arial"/>
          <w:iCs/>
          <w:lang w:val="es-ES_tradnl"/>
        </w:rPr>
        <w:t> o a la terminación del presente contrato cualquiera que sea su causa.</w:t>
      </w:r>
    </w:p>
    <w:p w:rsidRPr="001F0361" w:rsidR="00FD58E7" w:rsidP="00A408E5" w:rsidRDefault="00FD58E7" w14:paraId="6EA41EC8" w14:textId="77777777">
      <w:pPr>
        <w:jc w:val="both"/>
        <w:rPr>
          <w:rFonts w:cs="Arial"/>
          <w:iCs/>
          <w:lang w:val="es-ES_tradnl"/>
        </w:rPr>
      </w:pPr>
    </w:p>
    <w:p w:rsidRPr="001F0361" w:rsidR="00FD58E7" w:rsidP="00A408E5" w:rsidRDefault="00FD58E7" w14:paraId="293DCF6D" w14:textId="77777777">
      <w:pPr>
        <w:jc w:val="both"/>
        <w:rPr>
          <w:rFonts w:cs="Arial"/>
          <w:lang w:val="es-MX"/>
        </w:rPr>
      </w:pPr>
      <w:r w:rsidRPr="001F0361">
        <w:rPr>
          <w:rFonts w:cs="Arial"/>
          <w:lang w:val="es-MX"/>
        </w:rPr>
        <w:t xml:space="preserve">Por otra parte, la EMPRESA garantiza la confidencialidad de los datos de carácter personal facilitados por el </w:t>
      </w:r>
      <w:r w:rsidRPr="00C1261A">
        <w:rPr>
          <w:rFonts w:cs="Arial"/>
          <w:b/>
          <w:bCs/>
          <w:lang w:val="es-MX"/>
        </w:rPr>
        <w:t>EMPLEADO</w:t>
      </w:r>
      <w:r w:rsidRPr="001F0361">
        <w:rPr>
          <w:rFonts w:cs="Arial"/>
          <w:lang w:val="es-MX"/>
        </w:rPr>
        <w:t xml:space="preserve"> y su tratamiento </w:t>
      </w:r>
      <w:proofErr w:type="gramStart"/>
      <w:r w:rsidRPr="001F0361">
        <w:rPr>
          <w:rFonts w:cs="Arial"/>
          <w:lang w:val="es-MX"/>
        </w:rPr>
        <w:t>de acuerdo a</w:t>
      </w:r>
      <w:proofErr w:type="gramEnd"/>
      <w:r w:rsidRPr="001F0361">
        <w:rPr>
          <w:rFonts w:cs="Arial"/>
          <w:lang w:val="es-MX"/>
        </w:rPr>
        <w:t xml:space="preserve"> la legislación vigente sobre protección de datos de carácter personal.</w:t>
      </w:r>
    </w:p>
    <w:p w:rsidRPr="001F0361" w:rsidR="00A408E5" w:rsidP="001C1ECC" w:rsidRDefault="00A408E5" w14:paraId="434B4A4F" w14:textId="77777777">
      <w:pPr>
        <w:jc w:val="both"/>
        <w:rPr>
          <w:rFonts w:cs="Arial"/>
          <w:lang w:val="es-MX" w:eastAsia="es-ES"/>
        </w:rPr>
      </w:pPr>
    </w:p>
    <w:p w:rsidRPr="001F0361" w:rsidR="001C1ECC" w:rsidP="001C1ECC" w:rsidRDefault="001C1ECC" w14:paraId="3A6E9E01" w14:textId="77777777">
      <w:pPr>
        <w:jc w:val="both"/>
        <w:rPr>
          <w:rFonts w:cs="Arial"/>
          <w:lang w:val="es-MX" w:eastAsia="es-ES"/>
        </w:rPr>
      </w:pPr>
    </w:p>
    <w:p w:rsidRPr="001F0361" w:rsidR="001C1ECC" w:rsidP="001C1ECC" w:rsidRDefault="001C1ECC" w14:paraId="40B05605" w14:textId="77777777">
      <w:pPr>
        <w:jc w:val="both"/>
        <w:rPr>
          <w:rFonts w:cs="Arial"/>
          <w:lang w:val="es-MX" w:eastAsia="es-ES"/>
        </w:rPr>
      </w:pPr>
      <w:r w:rsidRPr="001F0361">
        <w:rPr>
          <w:rFonts w:cs="Arial"/>
          <w:b/>
          <w:lang w:val="es-MX" w:eastAsia="es-ES"/>
        </w:rPr>
        <w:t xml:space="preserve">DECIMA </w:t>
      </w:r>
      <w:r w:rsidR="0028405D">
        <w:rPr>
          <w:rFonts w:cs="Arial"/>
          <w:b/>
          <w:lang w:val="es-MX" w:eastAsia="es-ES"/>
        </w:rPr>
        <w:t>SEGUNDA</w:t>
      </w:r>
      <w:r w:rsidRPr="001F0361">
        <w:rPr>
          <w:rFonts w:cs="Arial"/>
          <w:b/>
          <w:lang w:val="es-MX" w:eastAsia="es-ES"/>
        </w:rPr>
        <w:t>.</w:t>
      </w:r>
      <w:r w:rsidRPr="001F0361">
        <w:rPr>
          <w:rFonts w:cs="Arial"/>
          <w:lang w:val="es-MX" w:eastAsia="es-ES"/>
        </w:rPr>
        <w:t xml:space="preserve">     El </w:t>
      </w:r>
      <w:r w:rsidRPr="00C1261A">
        <w:rPr>
          <w:rFonts w:cs="Arial"/>
          <w:b/>
          <w:bCs/>
          <w:lang w:val="es-MX" w:eastAsia="es-ES"/>
        </w:rPr>
        <w:t>EMPLEADO</w:t>
      </w:r>
      <w:r w:rsidRPr="001F0361">
        <w:rPr>
          <w:rFonts w:cs="Arial"/>
          <w:lang w:val="es-MX" w:eastAsia="es-ES"/>
        </w:rPr>
        <w:t xml:space="preserve"> se someterá a los exámenes médicos que </w:t>
      </w:r>
      <w:r w:rsidR="0028405D">
        <w:rPr>
          <w:rFonts w:cs="Arial"/>
          <w:lang w:val="es-MX" w:eastAsia="es-ES"/>
        </w:rPr>
        <w:t>establezca</w:t>
      </w:r>
      <w:r w:rsidRPr="001F0361">
        <w:rPr>
          <w:rFonts w:cs="Arial"/>
          <w:lang w:val="es-MX" w:eastAsia="es-ES"/>
        </w:rPr>
        <w:t xml:space="preserve"> la EMPRESA conforme a lo dispuesto por la Fracción X del Artículo 134 de la Ley Federal del Trabajo.</w:t>
      </w:r>
    </w:p>
    <w:p w:rsidRPr="001F0361" w:rsidR="00D1330A" w:rsidP="001C1ECC" w:rsidRDefault="00D1330A" w14:paraId="47E0C67F" w14:textId="77777777">
      <w:pPr>
        <w:jc w:val="both"/>
        <w:rPr>
          <w:rFonts w:cs="Arial"/>
          <w:lang w:val="es-MX" w:eastAsia="es-ES"/>
        </w:rPr>
      </w:pPr>
    </w:p>
    <w:p w:rsidRPr="001F0361" w:rsidR="00D1330A" w:rsidP="00D1330A" w:rsidRDefault="0028405D" w14:paraId="152BD752" w14:textId="77777777">
      <w:pPr>
        <w:pStyle w:val="Textoindependiente"/>
        <w:tabs>
          <w:tab w:val="left" w:pos="720"/>
        </w:tabs>
        <w:ind w:right="144"/>
        <w:rPr>
          <w:rFonts w:ascii="Arial" w:hAnsi="Arial" w:cs="Arial"/>
          <w:color w:val="000000"/>
          <w:szCs w:val="24"/>
        </w:rPr>
      </w:pPr>
      <w:r w:rsidRPr="00A633F8">
        <w:rPr>
          <w:rFonts w:ascii="Arial" w:hAnsi="Arial" w:cs="Arial"/>
          <w:b/>
          <w:color w:val="000000"/>
          <w:szCs w:val="24"/>
        </w:rPr>
        <w:t>DECIMA TERCERA</w:t>
      </w:r>
      <w:r w:rsidRPr="00A633F8" w:rsidR="00D1330A">
        <w:rPr>
          <w:rFonts w:ascii="Arial" w:hAnsi="Arial" w:cs="Arial"/>
          <w:b/>
          <w:color w:val="000000"/>
          <w:szCs w:val="24"/>
        </w:rPr>
        <w:t>. -</w:t>
      </w:r>
      <w:r w:rsidRPr="00A633F8" w:rsidR="00D1330A">
        <w:rPr>
          <w:rFonts w:ascii="Arial" w:hAnsi="Arial" w:cs="Arial"/>
          <w:color w:val="000000"/>
          <w:szCs w:val="24"/>
        </w:rPr>
        <w:t xml:space="preserve"> El </w:t>
      </w:r>
      <w:r w:rsidR="00F42775">
        <w:rPr>
          <w:rFonts w:ascii="Arial" w:hAnsi="Arial" w:cs="Arial"/>
          <w:b/>
          <w:bCs/>
          <w:color w:val="000000"/>
          <w:szCs w:val="24"/>
        </w:rPr>
        <w:t xml:space="preserve">EMPLEADO </w:t>
      </w:r>
      <w:r w:rsidRPr="00A633F8" w:rsidR="00D1330A">
        <w:rPr>
          <w:rFonts w:ascii="Arial" w:hAnsi="Arial" w:cs="Arial"/>
          <w:color w:val="000000"/>
          <w:szCs w:val="24"/>
        </w:rPr>
        <w:t xml:space="preserve">se obliga a observar y dar cabal cumplimiento al </w:t>
      </w:r>
      <w:r w:rsidRPr="00CB3206" w:rsidR="00D1330A">
        <w:rPr>
          <w:rFonts w:ascii="Arial" w:hAnsi="Arial" w:cs="Arial"/>
          <w:b/>
          <w:bCs/>
          <w:color w:val="000000"/>
          <w:szCs w:val="24"/>
          <w:u w:val="single"/>
        </w:rPr>
        <w:t>Reglamento Interior de Trabajo</w:t>
      </w:r>
      <w:r w:rsidRPr="00A633F8" w:rsidR="00D1330A">
        <w:rPr>
          <w:rFonts w:ascii="Arial" w:hAnsi="Arial" w:cs="Arial"/>
          <w:color w:val="000000"/>
          <w:szCs w:val="24"/>
        </w:rPr>
        <w:t>, así como a todas y cada una de las políticas, códigos, manuales y demás lineamientos internos incluidos de manera enunciativa mas no limitativa el Convenio de Confidencialidad, Privacidad de Datos, Propiedad Intelectual, y Competencia; los cuales a la firma del presente contrato acepta y reconoce haber recibido, leído y firmado de recibido.</w:t>
      </w:r>
    </w:p>
    <w:p w:rsidR="00D1330A" w:rsidP="001C1ECC" w:rsidRDefault="00D1330A" w14:paraId="4DF02ED1" w14:textId="50E56D63">
      <w:pPr>
        <w:jc w:val="both"/>
        <w:rPr>
          <w:ins w:author="Karla Almeyra Díaz" w:date="2024-04-19T13:23:00Z" w:id="39"/>
          <w:rFonts w:cs="Arial"/>
          <w:lang w:val="es-MX" w:eastAsia="es-ES"/>
        </w:rPr>
      </w:pPr>
    </w:p>
    <w:p w:rsidR="00033AA9" w:rsidP="001C1ECC" w:rsidRDefault="004B4669" w14:paraId="76191E39" w14:textId="59A14D09">
      <w:pPr>
        <w:jc w:val="both"/>
        <w:rPr>
          <w:ins w:author="JAIMES HERNANDEZ, SOFIA" w:date="2024-09-17T14:41:00Z" w16du:dateUtc="2024-09-17T20:41:00Z" w:id="40"/>
          <w:rFonts w:cs="Arial"/>
          <w:lang w:val="es-419" w:eastAsia="es-ES"/>
        </w:rPr>
      </w:pPr>
      <w:bookmarkStart w:name="_Hlk164437908" w:id="41"/>
      <w:ins w:author="Karla Almeyra Díaz" w:date="2024-04-19T13:23:00Z" w:id="42">
        <w:r>
          <w:rPr>
            <w:rFonts w:cs="Arial"/>
            <w:lang w:val="es-MX" w:eastAsia="es-ES"/>
          </w:rPr>
          <w:t xml:space="preserve">Asimismo, el </w:t>
        </w:r>
        <w:r w:rsidRPr="004B4669">
          <w:rPr>
            <w:rFonts w:cs="Arial"/>
            <w:b/>
            <w:bCs/>
            <w:lang w:val="es-MX" w:eastAsia="es-ES"/>
          </w:rPr>
          <w:t>EMPLEADO</w:t>
        </w:r>
        <w:r>
          <w:rPr>
            <w:rFonts w:cs="Arial"/>
            <w:lang w:val="es-MX" w:eastAsia="es-ES"/>
          </w:rPr>
          <w:t xml:space="preserve"> </w:t>
        </w:r>
      </w:ins>
      <w:ins w:author="Karla Almeyra Díaz" w:date="2024-04-19T13:33:00Z" w:id="43">
        <w:r w:rsidR="00111FC3">
          <w:rPr>
            <w:rFonts w:cs="Arial"/>
            <w:lang w:val="es-MX" w:eastAsia="es-ES"/>
          </w:rPr>
          <w:t xml:space="preserve">acepta y se obliga a observar y dar cabal cumplimiento al </w:t>
        </w:r>
      </w:ins>
      <w:ins w:author="Karla Almeyra Díaz" w:date="2024-04-19T13:34:00Z" w:id="44">
        <w:r w:rsidR="00111FC3">
          <w:rPr>
            <w:rFonts w:cs="Arial"/>
            <w:lang w:val="es-MX" w:eastAsia="es-ES"/>
          </w:rPr>
          <w:t xml:space="preserve">Código de Conducta de la EMPRESA, el cual se encuentra </w:t>
        </w:r>
      </w:ins>
      <w:ins w:author="Karla Almeyra Díaz" w:date="2024-04-19T13:35:00Z" w:id="45">
        <w:r w:rsidR="00111FC3">
          <w:rPr>
            <w:rFonts w:cs="Arial"/>
            <w:lang w:val="es-MX" w:eastAsia="es-ES"/>
          </w:rPr>
          <w:t>disponible para su referencia</w:t>
        </w:r>
      </w:ins>
      <w:ins w:author="Karla Almeyra Díaz" w:date="2024-04-19T13:34:00Z" w:id="46">
        <w:r w:rsidR="00111FC3">
          <w:rPr>
            <w:rFonts w:cs="Arial"/>
            <w:lang w:val="es-MX" w:eastAsia="es-ES"/>
          </w:rPr>
          <w:t xml:space="preserve"> en la página</w:t>
        </w:r>
      </w:ins>
      <w:ins w:author="JAIMES HERNANDEZ, SOFIA" w:date="2024-07-23T12:39:00Z" w:id="47">
        <w:r w:rsidRPr="00151113" w:rsidR="008B118B">
          <w:rPr>
            <w:lang w:val="es-MX"/>
          </w:rPr>
          <w:t xml:space="preserve"> </w:t>
        </w:r>
      </w:ins>
      <w:bookmarkStart w:name="_Hlk172636806" w:id="48"/>
      <w:r w:rsidR="00624E0F">
        <w:rPr>
          <w:rFonts w:cs="Arial"/>
          <w:lang w:val="es-MX" w:eastAsia="es-ES"/>
        </w:rPr>
        <w:fldChar w:fldCharType="begin"/>
      </w:r>
      <w:r w:rsidR="00624E0F">
        <w:rPr>
          <w:rFonts w:cs="Arial"/>
          <w:lang w:val="es-MX" w:eastAsia="es-ES"/>
        </w:rPr>
        <w:instrText>HYPERLINK "</w:instrText>
      </w:r>
      <w:r w:rsidRPr="008B118B" w:rsidR="00624E0F">
        <w:rPr>
          <w:rFonts w:cs="Arial"/>
          <w:lang w:val="es-MX" w:eastAsia="es-ES"/>
        </w:rPr>
        <w:instrText>https://www.latam.grunenthal.com/es-mx/sobre-nosotros/nuestra-responsabilidad/compliance#:~:text=C%C3%B3digo%20de%20Conducta%20para%20los%20Socios%20Comerciales%20de%20Gr%C3%BCnenthal%3A,con%20justicia%2C%20respeto%20e%20integridad</w:instrText>
      </w:r>
      <w:r w:rsidR="00624E0F">
        <w:rPr>
          <w:rFonts w:cs="Arial"/>
          <w:lang w:val="es-MX" w:eastAsia="es-ES"/>
        </w:rPr>
        <w:instrText>"</w:instrText>
      </w:r>
      <w:r w:rsidR="00624E0F">
        <w:rPr>
          <w:rFonts w:cs="Arial"/>
          <w:lang w:val="es-MX" w:eastAsia="es-ES"/>
        </w:rPr>
      </w:r>
      <w:r w:rsidR="00624E0F">
        <w:rPr>
          <w:rFonts w:cs="Arial"/>
          <w:lang w:val="es-MX" w:eastAsia="es-ES"/>
        </w:rPr>
        <w:fldChar w:fldCharType="separate"/>
      </w:r>
      <w:r w:rsidRPr="001B7EA1" w:rsidR="00624E0F">
        <w:rPr>
          <w:rStyle w:val="Hipervnculo"/>
          <w:rFonts w:cs="Arial"/>
          <w:lang w:val="es-MX" w:eastAsia="es-ES"/>
        </w:rPr>
        <w:t>https://www.latam.grunenthal.com/es-mx/sobre-nosotros/nuestra-responsabilidad/compliance#:~:text=C%C3%B3digo%20de%20Conducta%20para%20los%20Socios%20Comerciales%20de%20Gr%C3%BCnenthal%3A,con%20justicia%2C%20respeto%20e%20integridad</w:t>
      </w:r>
      <w:bookmarkEnd w:id="48"/>
      <w:r w:rsidR="00624E0F">
        <w:rPr>
          <w:rFonts w:cs="Arial"/>
          <w:lang w:val="es-MX" w:eastAsia="es-ES"/>
        </w:rPr>
        <w:fldChar w:fldCharType="end"/>
      </w:r>
      <w:r w:rsidR="00624E0F">
        <w:rPr>
          <w:rFonts w:cs="Arial"/>
          <w:lang w:val="es-MX" w:eastAsia="es-ES"/>
        </w:rPr>
        <w:t xml:space="preserve">, </w:t>
      </w:r>
      <w:r w:rsidR="003241DE">
        <w:rPr>
          <w:rFonts w:cs="Arial"/>
          <w:lang w:val="es-MX" w:eastAsia="es-ES"/>
        </w:rPr>
        <w:t>y en intranet</w:t>
      </w:r>
      <w:r w:rsidR="00436CE7">
        <w:rPr>
          <w:rFonts w:cs="Arial"/>
          <w:lang w:val="es-MX" w:eastAsia="es-ES"/>
        </w:rPr>
        <w:t xml:space="preserve"> </w:t>
      </w:r>
      <w:r w:rsidR="0057657A">
        <w:rPr>
          <w:rFonts w:cs="Arial"/>
          <w:lang w:val="es-MX" w:eastAsia="es-ES"/>
        </w:rPr>
        <w:t>podrá</w:t>
      </w:r>
      <w:r w:rsidR="00151113">
        <w:rPr>
          <w:rFonts w:cs="Arial"/>
          <w:lang w:val="es-MX" w:eastAsia="es-ES"/>
        </w:rPr>
        <w:t>n</w:t>
      </w:r>
      <w:r w:rsidR="0057657A">
        <w:rPr>
          <w:rFonts w:cs="Arial"/>
          <w:lang w:val="es-MX" w:eastAsia="es-ES"/>
        </w:rPr>
        <w:t xml:space="preserve"> encontrarlo </w:t>
      </w:r>
      <w:r w:rsidR="00436CE7">
        <w:rPr>
          <w:rFonts w:cs="Arial"/>
          <w:lang w:val="es-MX" w:eastAsia="es-ES"/>
        </w:rPr>
        <w:t xml:space="preserve">en la página de </w:t>
      </w:r>
      <w:r w:rsidRPr="00504975" w:rsidR="00504975">
        <w:rPr>
          <w:rFonts w:cs="Arial"/>
          <w:lang w:val="es-MX" w:eastAsia="es-ES"/>
        </w:rPr>
        <w:t xml:space="preserve">Global Compliance &amp; </w:t>
      </w:r>
      <w:proofErr w:type="spellStart"/>
      <w:r w:rsidRPr="00504975" w:rsidR="00504975">
        <w:rPr>
          <w:rFonts w:cs="Arial"/>
          <w:lang w:val="es-MX" w:eastAsia="es-ES"/>
        </w:rPr>
        <w:t>Responsibility</w:t>
      </w:r>
      <w:proofErr w:type="spellEnd"/>
      <w:r w:rsidR="00216CB4">
        <w:rPr>
          <w:rFonts w:cs="Arial"/>
          <w:lang w:val="es-MX" w:eastAsia="es-ES"/>
        </w:rPr>
        <w:t xml:space="preserve"> </w:t>
      </w:r>
      <w:r w:rsidRPr="003241DE" w:rsidR="003241DE">
        <w:rPr>
          <w:rFonts w:cs="Arial"/>
          <w:lang w:val="es-MX" w:eastAsia="es-ES"/>
        </w:rPr>
        <w:t xml:space="preserve">–&gt; </w:t>
      </w:r>
      <w:proofErr w:type="spellStart"/>
      <w:r w:rsidR="00B54ED2">
        <w:rPr>
          <w:rFonts w:cs="Arial"/>
          <w:lang w:val="es-MX" w:eastAsia="es-ES"/>
        </w:rPr>
        <w:t>Our</w:t>
      </w:r>
      <w:proofErr w:type="spellEnd"/>
      <w:r w:rsidR="00B54ED2">
        <w:rPr>
          <w:rFonts w:cs="Arial"/>
          <w:lang w:val="es-MX" w:eastAsia="es-ES"/>
        </w:rPr>
        <w:t xml:space="preserve"> </w:t>
      </w:r>
      <w:proofErr w:type="spellStart"/>
      <w:r w:rsidRPr="00B54ED2" w:rsidR="00B54ED2">
        <w:rPr>
          <w:rFonts w:cs="Arial"/>
          <w:lang w:val="es-MX" w:eastAsia="es-ES"/>
        </w:rPr>
        <w:t>Code</w:t>
      </w:r>
      <w:proofErr w:type="spellEnd"/>
      <w:r w:rsidRPr="00B54ED2" w:rsidR="00B54ED2">
        <w:rPr>
          <w:rFonts w:cs="Arial"/>
          <w:lang w:val="es-MX" w:eastAsia="es-ES"/>
        </w:rPr>
        <w:t xml:space="preserve"> of </w:t>
      </w:r>
      <w:proofErr w:type="spellStart"/>
      <w:r w:rsidRPr="00B54ED2" w:rsidR="00B54ED2">
        <w:rPr>
          <w:rFonts w:cs="Arial"/>
          <w:lang w:val="es-MX" w:eastAsia="es-ES"/>
        </w:rPr>
        <w:t>Conduct</w:t>
      </w:r>
      <w:proofErr w:type="spellEnd"/>
      <w:r w:rsidRPr="00B54ED2" w:rsidR="00B54ED2">
        <w:rPr>
          <w:rFonts w:cs="Arial"/>
          <w:lang w:val="es-MX" w:eastAsia="es-ES"/>
        </w:rPr>
        <w:t xml:space="preserve"> &amp; Compliance </w:t>
      </w:r>
      <w:proofErr w:type="spellStart"/>
      <w:r w:rsidRPr="00B54ED2" w:rsidR="00B54ED2">
        <w:rPr>
          <w:rFonts w:cs="Arial"/>
          <w:lang w:val="es-MX" w:eastAsia="es-ES"/>
        </w:rPr>
        <w:t>Policies</w:t>
      </w:r>
      <w:proofErr w:type="spellEnd"/>
      <w:r w:rsidR="003241DE">
        <w:rPr>
          <w:rFonts w:cs="Arial"/>
          <w:lang w:val="es-MX" w:eastAsia="es-ES"/>
        </w:rPr>
        <w:t xml:space="preserve"> </w:t>
      </w:r>
      <w:r w:rsidRPr="00C604B1" w:rsidR="00C604B1">
        <w:rPr>
          <w:rFonts w:cs="Arial"/>
          <w:lang w:val="es-MX" w:eastAsia="es-ES"/>
        </w:rPr>
        <w:t xml:space="preserve">–&gt; </w:t>
      </w:r>
      <w:proofErr w:type="spellStart"/>
      <w:r w:rsidRPr="00151113" w:rsidR="00A053C4">
        <w:rPr>
          <w:rFonts w:cs="Arial"/>
          <w:lang w:val="es-419" w:eastAsia="es-ES"/>
        </w:rPr>
        <w:t>Code</w:t>
      </w:r>
      <w:proofErr w:type="spellEnd"/>
      <w:r w:rsidRPr="00151113" w:rsidR="00A053C4">
        <w:rPr>
          <w:rFonts w:cs="Arial"/>
          <w:lang w:val="es-419" w:eastAsia="es-ES"/>
        </w:rPr>
        <w:t xml:space="preserve"> of </w:t>
      </w:r>
      <w:proofErr w:type="spellStart"/>
      <w:r w:rsidRPr="00151113" w:rsidR="00A053C4">
        <w:rPr>
          <w:rFonts w:cs="Arial"/>
          <w:lang w:val="es-419" w:eastAsia="es-ES"/>
        </w:rPr>
        <w:t>Conduct</w:t>
      </w:r>
      <w:proofErr w:type="spellEnd"/>
      <w:r w:rsidRPr="00151113" w:rsidR="00A053C4">
        <w:rPr>
          <w:rFonts w:cs="Arial"/>
          <w:lang w:val="es-419" w:eastAsia="es-ES"/>
        </w:rPr>
        <w:t xml:space="preserve"> </w:t>
      </w:r>
      <w:proofErr w:type="spellStart"/>
      <w:r w:rsidRPr="00151113" w:rsidR="00A053C4">
        <w:rPr>
          <w:rFonts w:cs="Arial"/>
          <w:lang w:val="es-419" w:eastAsia="es-ES"/>
        </w:rPr>
        <w:t>for</w:t>
      </w:r>
      <w:proofErr w:type="spellEnd"/>
      <w:r w:rsidRPr="00151113" w:rsidR="00A053C4">
        <w:rPr>
          <w:rFonts w:cs="Arial"/>
          <w:lang w:val="es-419" w:eastAsia="es-ES"/>
        </w:rPr>
        <w:t xml:space="preserve"> </w:t>
      </w:r>
      <w:proofErr w:type="spellStart"/>
      <w:r w:rsidRPr="00151113" w:rsidR="00A053C4">
        <w:rPr>
          <w:rFonts w:cs="Arial"/>
          <w:lang w:val="es-419" w:eastAsia="es-ES"/>
        </w:rPr>
        <w:t>Grünenthal's</w:t>
      </w:r>
      <w:proofErr w:type="spellEnd"/>
      <w:r w:rsidRPr="00151113" w:rsidR="00A053C4">
        <w:rPr>
          <w:rFonts w:cs="Arial"/>
          <w:lang w:val="es-419" w:eastAsia="es-ES"/>
        </w:rPr>
        <w:t xml:space="preserve"> Business </w:t>
      </w:r>
      <w:proofErr w:type="spellStart"/>
      <w:r w:rsidRPr="00151113" w:rsidR="00A053C4">
        <w:rPr>
          <w:rFonts w:cs="Arial"/>
          <w:lang w:val="es-419" w:eastAsia="es-ES"/>
        </w:rPr>
        <w:t>Partners</w:t>
      </w:r>
      <w:proofErr w:type="spellEnd"/>
      <w:r w:rsidR="001C4F2F">
        <w:rPr>
          <w:rFonts w:cs="Arial"/>
          <w:lang w:val="es-419" w:eastAsia="es-ES"/>
        </w:rPr>
        <w:t xml:space="preserve"> </w:t>
      </w:r>
      <w:r w:rsidR="00033AA9">
        <w:rPr>
          <w:rFonts w:cs="Arial"/>
          <w:lang w:val="es-419" w:eastAsia="es-ES"/>
        </w:rPr>
        <w:t>.</w:t>
      </w:r>
    </w:p>
    <w:p w:rsidRPr="001F0361" w:rsidR="004B4669" w:rsidP="001C1ECC" w:rsidRDefault="00111FC3" w14:paraId="6B20EC64" w14:textId="1BFA8DA8">
      <w:pPr>
        <w:jc w:val="both"/>
        <w:rPr>
          <w:rFonts w:cs="Arial"/>
          <w:lang w:val="es-MX" w:eastAsia="es-ES"/>
        </w:rPr>
      </w:pPr>
      <w:ins w:author="Karla Almeyra Díaz" w:date="2024-04-19T13:34:00Z" w:id="49">
        <w:del w:author="JAIMES HERNANDEZ, SOFIA" w:date="2024-09-17T14:41:00Z" w16du:dateUtc="2024-09-17T20:41:00Z" w:id="50">
          <w:r w:rsidRPr="00A053C4" w:rsidDel="00033AA9">
            <w:rPr>
              <w:rFonts w:cs="Arial"/>
              <w:lang w:val="es-MX" w:eastAsia="es-ES"/>
            </w:rPr>
            <w:delText xml:space="preserve"> </w:delText>
          </w:r>
        </w:del>
      </w:ins>
      <w:ins w:author="Karla Almeyra Díaz" w:date="2024-04-19T13:35:00Z" w:id="51">
        <w:r>
          <w:rPr>
            <w:rFonts w:cs="Arial"/>
            <w:lang w:val="es-MX" w:eastAsia="es-ES"/>
          </w:rPr>
          <w:t>El Código de Conducta se encue</w:t>
        </w:r>
      </w:ins>
      <w:ins w:author="Karla Almeyra Díaz" w:date="2024-04-19T13:36:00Z" w:id="52">
        <w:r>
          <w:rPr>
            <w:rFonts w:cs="Arial"/>
            <w:lang w:val="es-MX" w:eastAsia="es-ES"/>
          </w:rPr>
          <w:t>ntra también relacionado con lo establecido en el Reglamento Interior de Trabajo y será de observancia obligatoria de la misma manera.</w:t>
        </w:r>
      </w:ins>
    </w:p>
    <w:bookmarkEnd w:id="41"/>
    <w:p w:rsidRPr="001F0361" w:rsidR="001C1ECC" w:rsidP="001C1ECC" w:rsidRDefault="001C1ECC" w14:paraId="1240F373" w14:textId="77777777">
      <w:pPr>
        <w:jc w:val="both"/>
        <w:rPr>
          <w:rFonts w:cs="Arial"/>
          <w:b/>
          <w:lang w:val="es-MX" w:eastAsia="es-ES"/>
        </w:rPr>
      </w:pPr>
    </w:p>
    <w:p w:rsidRPr="001F0361" w:rsidR="001C1ECC" w:rsidP="001C1ECC" w:rsidRDefault="001C1ECC" w14:paraId="60C84F5A" w14:textId="77777777">
      <w:pPr>
        <w:jc w:val="both"/>
        <w:rPr>
          <w:rFonts w:cs="Arial"/>
          <w:lang w:val="es-MX" w:eastAsia="es-ES"/>
        </w:rPr>
      </w:pPr>
      <w:r w:rsidRPr="001F0361">
        <w:rPr>
          <w:rFonts w:cs="Arial"/>
          <w:b/>
          <w:lang w:val="es-MX" w:eastAsia="es-ES"/>
        </w:rPr>
        <w:t xml:space="preserve">DECIMA </w:t>
      </w:r>
      <w:r w:rsidR="0028405D">
        <w:rPr>
          <w:rFonts w:cs="Arial"/>
          <w:b/>
          <w:lang w:val="es-MX" w:eastAsia="es-ES"/>
        </w:rPr>
        <w:t>CUARTA</w:t>
      </w:r>
      <w:r w:rsidRPr="001F0361">
        <w:rPr>
          <w:rFonts w:cs="Arial"/>
          <w:b/>
          <w:lang w:val="es-MX" w:eastAsia="es-ES"/>
        </w:rPr>
        <w:t>.</w:t>
      </w:r>
      <w:r w:rsidRPr="001F0361">
        <w:rPr>
          <w:rFonts w:cs="Arial"/>
          <w:lang w:val="es-MX" w:eastAsia="es-ES"/>
        </w:rPr>
        <w:t xml:space="preserve">  Durante la vigencia del presente Contrato, el </w:t>
      </w:r>
      <w:r w:rsidRPr="00C1261A">
        <w:rPr>
          <w:rFonts w:cs="Arial"/>
          <w:b/>
          <w:bCs/>
          <w:lang w:val="es-MX" w:eastAsia="es-ES"/>
        </w:rPr>
        <w:t>EMPLEADO</w:t>
      </w:r>
      <w:r w:rsidRPr="001F0361">
        <w:rPr>
          <w:rFonts w:cs="Arial"/>
          <w:lang w:val="es-MX" w:eastAsia="es-ES"/>
        </w:rPr>
        <w:t xml:space="preserve"> no podrá prestar sus servicios en forma directa o indirecta a terceras personas, ya sean físicas o morales, tengan o no relación directa con el objeto social de la EMPRESA.</w:t>
      </w:r>
    </w:p>
    <w:p w:rsidRPr="001F0361" w:rsidR="001C1ECC" w:rsidP="001C1ECC" w:rsidRDefault="001C1ECC" w14:paraId="7F9921F5" w14:textId="77777777">
      <w:pPr>
        <w:jc w:val="both"/>
        <w:rPr>
          <w:rFonts w:cs="Arial"/>
          <w:lang w:val="es-MX" w:eastAsia="es-ES"/>
        </w:rPr>
      </w:pPr>
    </w:p>
    <w:p w:rsidRPr="001F0361" w:rsidR="001C1ECC" w:rsidP="001C1ECC" w:rsidRDefault="001C1ECC" w14:paraId="30B8B448" w14:textId="77777777">
      <w:pPr>
        <w:jc w:val="both"/>
        <w:rPr>
          <w:rFonts w:cs="Arial"/>
          <w:lang w:val="es-MX" w:eastAsia="es-ES"/>
        </w:rPr>
      </w:pPr>
      <w:r w:rsidRPr="001F0361">
        <w:rPr>
          <w:rFonts w:cs="Arial"/>
          <w:b/>
          <w:lang w:val="es-MX" w:eastAsia="es-ES"/>
        </w:rPr>
        <w:t xml:space="preserve">DECIMA </w:t>
      </w:r>
      <w:r w:rsidR="0028405D">
        <w:rPr>
          <w:rFonts w:cs="Arial"/>
          <w:b/>
          <w:lang w:val="es-MX" w:eastAsia="es-ES"/>
        </w:rPr>
        <w:t>QUINTA</w:t>
      </w:r>
      <w:r w:rsidRPr="001F0361">
        <w:rPr>
          <w:rFonts w:cs="Arial"/>
          <w:b/>
          <w:lang w:val="es-MX" w:eastAsia="es-ES"/>
        </w:rPr>
        <w:t>.</w:t>
      </w:r>
      <w:r w:rsidRPr="001F0361">
        <w:rPr>
          <w:rFonts w:cs="Arial"/>
          <w:lang w:val="es-MX" w:eastAsia="es-ES"/>
        </w:rPr>
        <w:t xml:space="preserve"> El </w:t>
      </w:r>
      <w:r w:rsidRPr="00C1261A">
        <w:rPr>
          <w:rFonts w:cs="Arial"/>
          <w:b/>
          <w:bCs/>
          <w:lang w:val="es-MX" w:eastAsia="es-ES"/>
        </w:rPr>
        <w:t>EMPLEADO</w:t>
      </w:r>
      <w:r w:rsidRPr="001F0361">
        <w:rPr>
          <w:rFonts w:cs="Arial"/>
          <w:lang w:val="es-MX" w:eastAsia="es-ES"/>
        </w:rPr>
        <w:t xml:space="preserve"> acuerda y consiente </w:t>
      </w:r>
      <w:proofErr w:type="gramStart"/>
      <w:r w:rsidRPr="001F0361">
        <w:rPr>
          <w:rFonts w:cs="Arial"/>
          <w:lang w:val="es-MX" w:eastAsia="es-ES"/>
        </w:rPr>
        <w:t>que</w:t>
      </w:r>
      <w:proofErr w:type="gramEnd"/>
      <w:r w:rsidRPr="001F0361">
        <w:rPr>
          <w:rFonts w:cs="Arial"/>
          <w:lang w:val="es-MX" w:eastAsia="es-ES"/>
        </w:rPr>
        <w:t xml:space="preserve"> en su caso, los programas, inventos y procesos que desarrolle en virtud del trabajo que desempeñe a favor de la EMPRESA, son y serán propiedad exclusiva de la EMPRESA, por lo que el </w:t>
      </w:r>
      <w:r w:rsidRPr="00C1261A">
        <w:rPr>
          <w:rFonts w:cs="Arial"/>
          <w:b/>
          <w:bCs/>
          <w:lang w:val="es-MX" w:eastAsia="es-ES"/>
        </w:rPr>
        <w:t>EMPLEADO</w:t>
      </w:r>
      <w:r w:rsidRPr="001F0361">
        <w:rPr>
          <w:rFonts w:cs="Arial"/>
          <w:lang w:val="es-MX" w:eastAsia="es-ES"/>
        </w:rPr>
        <w:t xml:space="preserve"> cede en forma gratuita a la EMPRESA cualquier derecho que conforme a la legislación aplicable pueda ser cedido con respecto a los programas, inventos y procesos, especialmente el de su explotación.</w:t>
      </w:r>
    </w:p>
    <w:p w:rsidRPr="001F0361" w:rsidR="001C1ECC" w:rsidP="001C1ECC" w:rsidRDefault="001C1ECC" w14:paraId="38E906CC" w14:textId="77777777">
      <w:pPr>
        <w:jc w:val="both"/>
        <w:rPr>
          <w:rFonts w:cs="Arial"/>
          <w:lang w:val="es-MX" w:eastAsia="es-ES"/>
        </w:rPr>
      </w:pPr>
    </w:p>
    <w:p w:rsidRPr="001F0361" w:rsidR="001C1ECC" w:rsidP="001C1ECC" w:rsidRDefault="001C1ECC" w14:paraId="5EB69560" w14:textId="77777777">
      <w:pPr>
        <w:jc w:val="both"/>
        <w:rPr>
          <w:rFonts w:cs="Arial"/>
          <w:lang w:val="es-MX" w:eastAsia="es-ES"/>
        </w:rPr>
      </w:pPr>
      <w:r w:rsidRPr="001F0361">
        <w:rPr>
          <w:rFonts w:cs="Arial"/>
          <w:b/>
          <w:lang w:val="es-MX" w:eastAsia="es-ES"/>
        </w:rPr>
        <w:t xml:space="preserve">DECIMA </w:t>
      </w:r>
      <w:r w:rsidR="0028405D">
        <w:rPr>
          <w:rFonts w:cs="Arial"/>
          <w:b/>
          <w:lang w:val="es-MX" w:eastAsia="es-ES"/>
        </w:rPr>
        <w:t>SEXTA</w:t>
      </w:r>
      <w:r w:rsidRPr="001F0361">
        <w:rPr>
          <w:rFonts w:cs="Arial"/>
          <w:b/>
          <w:lang w:val="es-MX" w:eastAsia="es-ES"/>
        </w:rPr>
        <w:t xml:space="preserve">. </w:t>
      </w:r>
      <w:r w:rsidRPr="001F0361">
        <w:rPr>
          <w:rFonts w:cs="Arial"/>
          <w:lang w:val="es-MX" w:eastAsia="es-ES"/>
        </w:rPr>
        <w:t>Este contrato deja sin efectos cualquier convenio oral o escrito que las partes hubiesen celebrado con anterioridad y en defecto de lo establecido en el mismo, las partes se sujetan a las disposiciones del la Ley Federal del Trabajo.</w:t>
      </w:r>
    </w:p>
    <w:p w:rsidRPr="001F0361" w:rsidR="001C1ECC" w:rsidP="001C1ECC" w:rsidRDefault="001C1ECC" w14:paraId="1D8D78D7" w14:textId="77777777">
      <w:pPr>
        <w:jc w:val="both"/>
        <w:rPr>
          <w:rFonts w:cs="Arial"/>
          <w:lang w:val="es-MX" w:eastAsia="es-ES"/>
        </w:rPr>
      </w:pPr>
    </w:p>
    <w:p w:rsidRPr="001F0361" w:rsidR="00D1330A" w:rsidP="00D1330A" w:rsidRDefault="00D1330A" w14:paraId="57619856" w14:textId="77777777">
      <w:pPr>
        <w:jc w:val="both"/>
        <w:rPr>
          <w:rFonts w:cs="Arial"/>
          <w:lang w:val="es-MX"/>
        </w:rPr>
      </w:pPr>
      <w:r w:rsidRPr="00A633F8">
        <w:rPr>
          <w:rFonts w:cs="Arial"/>
          <w:b/>
          <w:u w:val="single"/>
          <w:lang w:val="es-MX"/>
        </w:rPr>
        <w:t>LEY APLICABLE</w:t>
      </w:r>
      <w:r w:rsidRPr="00A633F8">
        <w:rPr>
          <w:rFonts w:cs="Arial"/>
          <w:lang w:val="es-MX"/>
        </w:rPr>
        <w:t xml:space="preserve">. - Ambas partes contratantes convienen en que todo lo no previsto en el presente contrato se regirá por las disposiciones de la Ley Federal del Trabajo y en que para todo lo que se refiera a interpretación, ejecución y cumplimiento </w:t>
      </w:r>
      <w:proofErr w:type="gramStart"/>
      <w:r w:rsidRPr="00A633F8">
        <w:rPr>
          <w:rFonts w:cs="Arial"/>
          <w:lang w:val="es-MX"/>
        </w:rPr>
        <w:t>del mismo</w:t>
      </w:r>
      <w:proofErr w:type="gramEnd"/>
      <w:r w:rsidRPr="00A633F8">
        <w:rPr>
          <w:rFonts w:cs="Arial"/>
          <w:lang w:val="es-MX"/>
        </w:rPr>
        <w:t>, se someterán expresamente a la jurisdicción y competencia de la Junta Local de Conciliación y Arbitraje en la Ciudad de México.</w:t>
      </w:r>
    </w:p>
    <w:p w:rsidRPr="001F0361" w:rsidR="00D1330A" w:rsidP="001C1ECC" w:rsidRDefault="00D1330A" w14:paraId="561DF8FA" w14:textId="77777777">
      <w:pPr>
        <w:jc w:val="both"/>
        <w:rPr>
          <w:rFonts w:cs="Arial"/>
          <w:lang w:val="es-MX" w:eastAsia="es-ES"/>
        </w:rPr>
      </w:pPr>
    </w:p>
    <w:p w:rsidRPr="001F0361" w:rsidR="001C1ECC" w:rsidP="001C1ECC" w:rsidRDefault="001C1ECC" w14:paraId="56E57193" w14:textId="2AECDF3F">
      <w:pPr>
        <w:jc w:val="both"/>
        <w:rPr>
          <w:rFonts w:cs="Arial"/>
          <w:lang w:val="es-MX" w:eastAsia="es-ES"/>
        </w:rPr>
      </w:pPr>
      <w:r w:rsidRPr="001F0361">
        <w:rPr>
          <w:rFonts w:cs="Arial"/>
          <w:lang w:val="es-MX" w:eastAsia="es-ES"/>
        </w:rPr>
        <w:t xml:space="preserve">Leído que fue este documento por ambas partes, y enteradas de su contenido, derechos, obligaciones </w:t>
      </w:r>
      <w:proofErr w:type="gramStart"/>
      <w:r w:rsidRPr="001F0361">
        <w:rPr>
          <w:rFonts w:cs="Arial"/>
          <w:lang w:val="es-MX" w:eastAsia="es-ES"/>
        </w:rPr>
        <w:t>y  alcances</w:t>
      </w:r>
      <w:proofErr w:type="gramEnd"/>
      <w:r w:rsidRPr="001F0361">
        <w:rPr>
          <w:rFonts w:cs="Arial"/>
          <w:lang w:val="es-MX" w:eastAsia="es-ES"/>
        </w:rPr>
        <w:t>, lo firman de común ac</w:t>
      </w:r>
      <w:r w:rsidRPr="001F0361" w:rsidR="00AD5B3E">
        <w:rPr>
          <w:rFonts w:cs="Arial"/>
          <w:lang w:val="es-MX" w:eastAsia="es-ES"/>
        </w:rPr>
        <w:t>u</w:t>
      </w:r>
      <w:r w:rsidRPr="001F0361" w:rsidR="008F6E64">
        <w:rPr>
          <w:rFonts w:cs="Arial"/>
          <w:lang w:val="es-MX" w:eastAsia="es-ES"/>
        </w:rPr>
        <w:t>erdo el día</w:t>
      </w:r>
      <w:r w:rsidRPr="001F0361" w:rsidR="008F6E64">
        <w:rPr>
          <w:rFonts w:cs="Arial"/>
          <w:b/>
          <w:lang w:val="es-MX" w:eastAsia="es-ES"/>
        </w:rPr>
        <w:t xml:space="preserve"> </w:t>
      </w:r>
      <w:r w:rsidR="00B56A65">
        <w:rPr>
          <w:rFonts w:cs="Arial"/>
          <w:b/>
          <w:lang w:val="es-MX" w:eastAsia="es-ES"/>
        </w:rPr>
        <w:t>0</w:t>
      </w:r>
      <w:r w:rsidR="0075762F">
        <w:rPr>
          <w:rFonts w:cs="Arial"/>
          <w:b/>
          <w:lang w:val="es-MX" w:eastAsia="es-ES"/>
        </w:rPr>
        <w:t xml:space="preserve"> de </w:t>
      </w:r>
      <w:r w:rsidR="005E3B98">
        <w:rPr>
          <w:rFonts w:cs="Arial"/>
          <w:b/>
          <w:lang w:val="es-MX" w:eastAsia="es-ES"/>
        </w:rPr>
        <w:t>----</w:t>
      </w:r>
      <w:r w:rsidR="00997927">
        <w:rPr>
          <w:rFonts w:cs="Arial"/>
          <w:b/>
          <w:lang w:val="es-MX" w:eastAsia="es-ES"/>
        </w:rPr>
        <w:t xml:space="preserve"> de </w:t>
      </w:r>
      <w:r w:rsidRPr="001F0361" w:rsidR="00A33B12">
        <w:rPr>
          <w:rFonts w:cs="Arial"/>
          <w:b/>
          <w:lang w:val="es-MX" w:eastAsia="es-ES"/>
        </w:rPr>
        <w:t>20</w:t>
      </w:r>
      <w:r w:rsidRPr="001F0361" w:rsidR="00657B90">
        <w:rPr>
          <w:rFonts w:cs="Arial"/>
          <w:b/>
          <w:lang w:val="es-MX" w:eastAsia="es-ES"/>
        </w:rPr>
        <w:t>2</w:t>
      </w:r>
      <w:r w:rsidR="005E3B98">
        <w:rPr>
          <w:rFonts w:cs="Arial"/>
          <w:b/>
          <w:lang w:val="es-MX" w:eastAsia="es-ES"/>
        </w:rPr>
        <w:t>--</w:t>
      </w:r>
    </w:p>
    <w:p w:rsidR="00A33B12" w:rsidP="001C1ECC" w:rsidRDefault="00A33B12" w14:paraId="3B42FDAD" w14:textId="77777777">
      <w:pPr>
        <w:jc w:val="both"/>
        <w:rPr>
          <w:szCs w:val="20"/>
          <w:lang w:val="es-MX" w:eastAsia="es-ES"/>
        </w:rPr>
      </w:pPr>
    </w:p>
    <w:p w:rsidR="00F42775" w:rsidP="001C1ECC" w:rsidRDefault="00F42775" w14:paraId="140AB78F" w14:textId="77777777">
      <w:pPr>
        <w:jc w:val="both"/>
        <w:rPr>
          <w:szCs w:val="20"/>
          <w:lang w:val="es-MX" w:eastAsia="es-ES"/>
        </w:rPr>
      </w:pPr>
    </w:p>
    <w:p w:rsidR="00F42775" w:rsidP="001C1ECC" w:rsidRDefault="00F42775" w14:paraId="7A309707" w14:textId="77777777">
      <w:pPr>
        <w:jc w:val="both"/>
        <w:rPr>
          <w:szCs w:val="20"/>
          <w:lang w:val="es-MX" w:eastAsia="es-ES"/>
        </w:rPr>
      </w:pPr>
    </w:p>
    <w:p w:rsidRPr="001C1ECC" w:rsidR="00F42775" w:rsidP="001C1ECC" w:rsidRDefault="00F42775" w14:paraId="351EDC95" w14:textId="77777777">
      <w:pPr>
        <w:jc w:val="both"/>
        <w:rPr>
          <w:szCs w:val="20"/>
          <w:lang w:val="es-MX" w:eastAsia="es-ES"/>
        </w:rPr>
      </w:pPr>
    </w:p>
    <w:p w:rsidRPr="001C1ECC" w:rsidR="001C1ECC" w:rsidP="001C1ECC" w:rsidRDefault="001C1ECC" w14:paraId="7C010F7A" w14:textId="77777777">
      <w:pPr>
        <w:jc w:val="both"/>
        <w:rPr>
          <w:b/>
          <w:szCs w:val="20"/>
          <w:lang w:val="es-MX" w:eastAsia="es-ES"/>
        </w:rPr>
      </w:pPr>
      <w:r w:rsidRPr="001C1ECC">
        <w:rPr>
          <w:szCs w:val="20"/>
          <w:lang w:val="es-MX" w:eastAsia="es-ES"/>
        </w:rPr>
        <w:t xml:space="preserve">               </w:t>
      </w:r>
      <w:r w:rsidRPr="001C1ECC">
        <w:rPr>
          <w:b/>
          <w:szCs w:val="20"/>
          <w:lang w:val="es-MX" w:eastAsia="es-ES"/>
        </w:rPr>
        <w:t xml:space="preserve">LA EMPRESA                                           </w:t>
      </w:r>
      <w:r w:rsidRPr="001C1ECC">
        <w:rPr>
          <w:b/>
          <w:szCs w:val="20"/>
          <w:lang w:val="es-MX" w:eastAsia="es-ES"/>
        </w:rPr>
        <w:tab/>
      </w:r>
      <w:r w:rsidRPr="001C1ECC">
        <w:rPr>
          <w:b/>
          <w:szCs w:val="20"/>
          <w:lang w:val="es-MX" w:eastAsia="es-ES"/>
        </w:rPr>
        <w:t xml:space="preserve">       EL EMPLEADO</w:t>
      </w:r>
    </w:p>
    <w:p w:rsidRPr="001C1ECC" w:rsidR="001C1ECC" w:rsidP="001C1ECC" w:rsidRDefault="001C1ECC" w14:paraId="4FBBA2DF" w14:textId="77777777">
      <w:pPr>
        <w:jc w:val="both"/>
        <w:rPr>
          <w:b/>
          <w:szCs w:val="20"/>
          <w:lang w:val="es-MX" w:eastAsia="es-ES"/>
        </w:rPr>
      </w:pPr>
    </w:p>
    <w:p w:rsidRPr="001C1ECC" w:rsidR="001C1ECC" w:rsidP="001C1ECC" w:rsidRDefault="001C1ECC" w14:paraId="6C64200C" w14:textId="77777777">
      <w:pPr>
        <w:jc w:val="both"/>
        <w:rPr>
          <w:b/>
          <w:szCs w:val="20"/>
          <w:lang w:val="es-MX" w:eastAsia="es-ES"/>
        </w:rPr>
      </w:pPr>
    </w:p>
    <w:p w:rsidRPr="001C1ECC" w:rsidR="001C1ECC" w:rsidP="001C1ECC" w:rsidRDefault="001C1ECC" w14:paraId="582E60CC" w14:textId="77777777">
      <w:pPr>
        <w:jc w:val="both"/>
        <w:rPr>
          <w:b/>
          <w:szCs w:val="20"/>
          <w:lang w:val="es-MX" w:eastAsia="es-ES"/>
        </w:rPr>
      </w:pPr>
      <w:r w:rsidRPr="001C1ECC">
        <w:rPr>
          <w:b/>
          <w:szCs w:val="20"/>
          <w:lang w:val="es-MX" w:eastAsia="es-ES"/>
        </w:rPr>
        <w:t xml:space="preserve">                                                                    </w:t>
      </w:r>
    </w:p>
    <w:p w:rsidRPr="001C1ECC" w:rsidR="001C1ECC" w:rsidP="001C1ECC" w:rsidRDefault="002B7412" w14:paraId="06445671" w14:textId="4EFC56AC">
      <w:pPr>
        <w:jc w:val="both"/>
        <w:rPr>
          <w:rFonts w:ascii="Times New Roman" w:hAnsi="Times New Roman"/>
          <w:b/>
          <w:caps/>
          <w:szCs w:val="20"/>
          <w:lang w:val="es-MX" w:eastAsia="es-ES"/>
        </w:rPr>
      </w:pPr>
      <w:r>
        <w:rPr>
          <w:rFonts w:ascii="Times New Roman" w:hAnsi="Times New Roman"/>
          <w:b/>
          <w:noProof/>
          <w:szCs w:val="20"/>
          <w:lang w:val="es-MX" w:eastAsia="es-ES"/>
        </w:rPr>
        <mc:AlternateContent>
          <mc:Choice Requires="wps">
            <w:drawing>
              <wp:anchor distT="0" distB="0" distL="114300" distR="114300" simplePos="0" relativeHeight="251657216" behindDoc="0" locked="0" layoutInCell="0" allowOverlap="1" wp14:anchorId="620CF692" wp14:editId="3BE15811">
                <wp:simplePos x="0" y="0"/>
                <wp:positionH relativeFrom="column">
                  <wp:posOffset>98425</wp:posOffset>
                </wp:positionH>
                <wp:positionV relativeFrom="paragraph">
                  <wp:posOffset>88900</wp:posOffset>
                </wp:positionV>
                <wp:extent cx="2489200" cy="0"/>
                <wp:effectExtent l="8255" t="9525" r="7620" b="952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9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F3EDDD2">
              <v:line id="Line 3"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7.75pt,7pt" to="203.75pt,7pt" w14:anchorId="2DB8FA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"/>
            </w:pict>
          </mc:Fallback>
        </mc:AlternateContent>
      </w:r>
      <w:r>
        <w:rPr>
          <w:rFonts w:ascii="Times New Roman" w:hAnsi="Times New Roman"/>
          <w:b/>
          <w:noProof/>
          <w:szCs w:val="20"/>
          <w:lang w:val="es-MX" w:eastAsia="es-ES"/>
        </w:rPr>
        <mc:AlternateContent>
          <mc:Choice Requires="wps">
            <w:drawing>
              <wp:anchor distT="0" distB="0" distL="114300" distR="114300" simplePos="0" relativeHeight="251658240" behindDoc="0" locked="0" layoutInCell="0" allowOverlap="1" wp14:anchorId="265C3BF2" wp14:editId="3177927A">
                <wp:simplePos x="0" y="0"/>
                <wp:positionH relativeFrom="column">
                  <wp:posOffset>3273425</wp:posOffset>
                </wp:positionH>
                <wp:positionV relativeFrom="paragraph">
                  <wp:posOffset>85725</wp:posOffset>
                </wp:positionV>
                <wp:extent cx="2603500" cy="0"/>
                <wp:effectExtent l="11430" t="6350" r="13970" b="1270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0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134320EE">
              <v:line id="Line 2"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7.75pt,6.75pt" to="462.75pt,6.75pt" w14:anchorId="17C16B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zSNrwEAAEgDAAAOAAAAZHJzL2Uyb0RvYy54bWysU8Fu2zAMvQ/YPwi6L3YypNi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"/>
            </w:pict>
          </mc:Fallback>
        </mc:AlternateContent>
      </w:r>
    </w:p>
    <w:p w:rsidRPr="00545CFC" w:rsidR="00A31B29" w:rsidP="00B56A65" w:rsidRDefault="001C1ECC" w14:paraId="06B4E8D9" w14:textId="48758C2C">
      <w:pPr>
        <w:ind w:left="4956" w:hanging="4956"/>
        <w:jc w:val="both"/>
        <w:rPr>
          <w:b/>
          <w:bCs/>
          <w:sz w:val="12"/>
          <w:szCs w:val="12"/>
          <w:lang w:val="pt-BR" w:eastAsia="es-ES"/>
        </w:rPr>
      </w:pPr>
      <w:r w:rsidRPr="0075762F">
        <w:rPr>
          <w:rFonts w:cs="Arial"/>
          <w:b/>
          <w:caps/>
          <w:sz w:val="20"/>
          <w:szCs w:val="20"/>
          <w:lang w:val="es-MX" w:eastAsia="es-ES"/>
        </w:rPr>
        <w:t xml:space="preserve">Grunenthal </w:t>
      </w:r>
      <w:r w:rsidRPr="0075762F">
        <w:rPr>
          <w:rFonts w:cs="Arial"/>
          <w:b/>
          <w:sz w:val="20"/>
          <w:szCs w:val="20"/>
          <w:lang w:val="es-MX" w:eastAsia="es-ES"/>
        </w:rPr>
        <w:t>DE MEXICO, S.A. DE C.V</w:t>
      </w:r>
      <w:r w:rsidRPr="0075762F">
        <w:rPr>
          <w:rFonts w:cs="Arial"/>
          <w:b/>
          <w:sz w:val="18"/>
          <w:szCs w:val="20"/>
          <w:lang w:val="es-MX" w:eastAsia="es-ES"/>
        </w:rPr>
        <w:t>.</w:t>
      </w:r>
      <w:r w:rsidRPr="0075762F">
        <w:rPr>
          <w:rFonts w:ascii="Times New Roman" w:hAnsi="Times New Roman"/>
          <w:b/>
          <w:sz w:val="18"/>
          <w:szCs w:val="20"/>
          <w:lang w:val="es-MX" w:eastAsia="es-ES"/>
        </w:rPr>
        <w:t xml:space="preserve">        </w:t>
      </w:r>
      <w:r w:rsidRPr="0075762F" w:rsidR="004A30D3">
        <w:rPr>
          <w:rFonts w:ascii="Times New Roman" w:hAnsi="Times New Roman"/>
          <w:b/>
          <w:sz w:val="18"/>
          <w:szCs w:val="20"/>
          <w:lang w:val="es-MX" w:eastAsia="es-ES"/>
        </w:rPr>
        <w:t xml:space="preserve"> </w:t>
      </w:r>
      <w:r w:rsidRPr="0075762F" w:rsidR="00657B90">
        <w:rPr>
          <w:rFonts w:cs="Arial"/>
          <w:b/>
          <w:sz w:val="14"/>
          <w:szCs w:val="20"/>
          <w:lang w:val="es-MX" w:eastAsia="es-ES"/>
        </w:rPr>
        <w:t xml:space="preserve"> </w:t>
      </w:r>
      <w:r w:rsidRPr="0075762F" w:rsidR="00CB3206">
        <w:rPr>
          <w:b/>
          <w:bCs/>
          <w:szCs w:val="20"/>
          <w:lang w:val="es-MX" w:eastAsia="es-ES"/>
        </w:rPr>
        <w:t xml:space="preserve"> </w:t>
      </w:r>
      <w:r w:rsidR="0075762F">
        <w:rPr>
          <w:b/>
          <w:bCs/>
          <w:szCs w:val="20"/>
          <w:lang w:val="es-MX" w:eastAsia="es-ES"/>
        </w:rPr>
        <w:tab/>
      </w:r>
      <w:r w:rsidR="005E3B98">
        <w:rPr>
          <w:b/>
          <w:bCs/>
          <w:sz w:val="22"/>
          <w:szCs w:val="22"/>
          <w:lang w:val="es-MX" w:eastAsia="es-ES"/>
        </w:rPr>
        <w:t>---------------</w:t>
      </w:r>
      <w:r w:rsidRPr="00B56A65" w:rsidR="00B56A65">
        <w:rPr>
          <w:rFonts w:cs="Arial"/>
          <w:b/>
          <w:sz w:val="22"/>
          <w:szCs w:val="22"/>
          <w:lang w:val="es-MX" w:eastAsia="es-ES"/>
        </w:rPr>
        <w:t xml:space="preserve"> </w:t>
      </w:r>
    </w:p>
    <w:p w:rsidRPr="0024112A" w:rsidR="00F67618" w:rsidP="001C1ECC" w:rsidRDefault="001C1ECC" w14:paraId="65557E5C" w14:textId="77777777">
      <w:pPr>
        <w:jc w:val="both"/>
        <w:rPr>
          <w:rFonts w:cs="Arial"/>
          <w:b/>
          <w:sz w:val="21"/>
          <w:szCs w:val="21"/>
          <w:lang w:val="pt-BR"/>
        </w:rPr>
      </w:pPr>
      <w:r w:rsidRPr="0024112A">
        <w:rPr>
          <w:b/>
          <w:sz w:val="20"/>
          <w:szCs w:val="20"/>
          <w:lang w:val="pt-BR" w:eastAsia="es-ES"/>
        </w:rPr>
        <w:t>Representada por</w:t>
      </w:r>
      <w:r w:rsidRPr="0024112A" w:rsidR="0015412D">
        <w:rPr>
          <w:b/>
          <w:sz w:val="20"/>
          <w:szCs w:val="20"/>
          <w:lang w:val="pt-BR" w:eastAsia="es-ES"/>
        </w:rPr>
        <w:t>:</w:t>
      </w:r>
      <w:r w:rsidRPr="0024112A">
        <w:rPr>
          <w:b/>
          <w:sz w:val="20"/>
          <w:szCs w:val="20"/>
          <w:lang w:val="pt-BR" w:eastAsia="es-ES"/>
        </w:rPr>
        <w:t xml:space="preserve"> </w:t>
      </w:r>
      <w:r w:rsidR="00A31B29">
        <w:rPr>
          <w:b/>
          <w:sz w:val="20"/>
          <w:szCs w:val="20"/>
          <w:lang w:val="pt-BR" w:eastAsia="es-ES"/>
        </w:rPr>
        <w:tab/>
      </w:r>
      <w:r w:rsidR="00A31B29">
        <w:rPr>
          <w:b/>
          <w:sz w:val="20"/>
          <w:szCs w:val="20"/>
          <w:lang w:val="pt-BR" w:eastAsia="es-ES"/>
        </w:rPr>
        <w:tab/>
      </w:r>
      <w:r w:rsidR="00A31B29">
        <w:rPr>
          <w:b/>
          <w:sz w:val="20"/>
          <w:szCs w:val="20"/>
          <w:lang w:val="pt-BR" w:eastAsia="es-ES"/>
        </w:rPr>
        <w:tab/>
      </w:r>
      <w:r w:rsidR="00A31B29">
        <w:rPr>
          <w:b/>
          <w:sz w:val="20"/>
          <w:szCs w:val="20"/>
          <w:lang w:val="pt-BR" w:eastAsia="es-ES"/>
        </w:rPr>
        <w:tab/>
      </w:r>
      <w:r w:rsidR="00A31B29">
        <w:rPr>
          <w:b/>
          <w:sz w:val="20"/>
          <w:szCs w:val="20"/>
          <w:lang w:val="pt-BR" w:eastAsia="es-ES"/>
        </w:rPr>
        <w:tab/>
      </w:r>
      <w:r w:rsidRPr="0024112A" w:rsidR="002724F7">
        <w:rPr>
          <w:b/>
          <w:sz w:val="20"/>
          <w:szCs w:val="20"/>
          <w:lang w:val="pt-BR" w:eastAsia="es-ES"/>
        </w:rPr>
        <w:tab/>
      </w:r>
      <w:r w:rsidRPr="0024112A" w:rsidR="0055587F">
        <w:rPr>
          <w:b/>
          <w:sz w:val="20"/>
          <w:szCs w:val="20"/>
          <w:lang w:val="pt-BR" w:eastAsia="es-ES"/>
        </w:rPr>
        <w:tab/>
      </w:r>
      <w:r w:rsidRPr="0024112A" w:rsidR="0055587F">
        <w:rPr>
          <w:b/>
          <w:sz w:val="20"/>
          <w:szCs w:val="20"/>
          <w:lang w:val="pt-BR" w:eastAsia="es-ES"/>
        </w:rPr>
        <w:tab/>
      </w:r>
      <w:r w:rsidRPr="0024112A" w:rsidR="0055587F">
        <w:rPr>
          <w:b/>
          <w:sz w:val="20"/>
          <w:szCs w:val="20"/>
          <w:lang w:val="pt-BR" w:eastAsia="es-ES"/>
        </w:rPr>
        <w:tab/>
      </w:r>
      <w:r w:rsidRPr="0024112A" w:rsidR="0055587F">
        <w:rPr>
          <w:b/>
          <w:sz w:val="20"/>
          <w:szCs w:val="20"/>
          <w:lang w:val="pt-BR" w:eastAsia="es-ES"/>
        </w:rPr>
        <w:t xml:space="preserve">   </w:t>
      </w:r>
      <w:r w:rsidRPr="0024112A" w:rsidR="00BA1731">
        <w:rPr>
          <w:rFonts w:cs="Arial"/>
          <w:b/>
          <w:sz w:val="21"/>
          <w:szCs w:val="21"/>
          <w:lang w:val="pt-BR"/>
        </w:rPr>
        <w:t xml:space="preserve">   </w:t>
      </w:r>
    </w:p>
    <w:p w:rsidRPr="002C4DAB" w:rsidR="0015412D" w:rsidP="001C1ECC" w:rsidRDefault="0015412D" w14:paraId="1BDD6BBC" w14:textId="77777777">
      <w:pPr>
        <w:jc w:val="both"/>
        <w:rPr>
          <w:b/>
          <w:sz w:val="20"/>
          <w:szCs w:val="20"/>
          <w:lang w:val="es-MX" w:eastAsia="es-ES"/>
        </w:rPr>
      </w:pPr>
      <w:r w:rsidRPr="00A33B12">
        <w:rPr>
          <w:rFonts w:cs="Arial"/>
          <w:b/>
          <w:sz w:val="21"/>
          <w:szCs w:val="21"/>
          <w:lang w:val="es-MX"/>
        </w:rPr>
        <w:t>MAURICIO ALFREDO RODRIGUEZ GONZALEZ</w:t>
      </w:r>
    </w:p>
    <w:p w:rsidRPr="002C4DAB" w:rsidR="001C1ECC" w:rsidP="001C1ECC" w:rsidRDefault="001C1ECC" w14:paraId="187ADCBF" w14:textId="77777777">
      <w:pPr>
        <w:jc w:val="both"/>
        <w:rPr>
          <w:b/>
          <w:sz w:val="20"/>
          <w:szCs w:val="20"/>
          <w:lang w:val="es-MX" w:eastAsia="es-ES"/>
        </w:rPr>
      </w:pPr>
    </w:p>
    <w:p w:rsidRPr="002C4DAB" w:rsidR="001C1ECC" w:rsidP="001C1ECC" w:rsidRDefault="001C1ECC" w14:paraId="3C734FDF" w14:textId="77777777">
      <w:pPr>
        <w:jc w:val="both"/>
        <w:rPr>
          <w:b/>
          <w:sz w:val="20"/>
          <w:szCs w:val="20"/>
          <w:lang w:val="es-MX" w:eastAsia="es-ES"/>
        </w:rPr>
      </w:pPr>
      <w:r w:rsidRPr="002C4DAB">
        <w:rPr>
          <w:b/>
          <w:sz w:val="20"/>
          <w:szCs w:val="20"/>
          <w:lang w:val="es-MX" w:eastAsia="es-ES"/>
        </w:rPr>
        <w:t xml:space="preserve">  </w:t>
      </w:r>
    </w:p>
    <w:p w:rsidRPr="002C4DAB" w:rsidR="001C1ECC" w:rsidP="001C1ECC" w:rsidRDefault="001C1ECC" w14:paraId="2ECBF89A" w14:textId="77777777">
      <w:pPr>
        <w:jc w:val="both"/>
        <w:rPr>
          <w:b/>
          <w:sz w:val="20"/>
          <w:szCs w:val="20"/>
          <w:lang w:val="es-MX" w:eastAsia="es-ES"/>
        </w:rPr>
      </w:pPr>
    </w:p>
    <w:sectPr w:rsidRPr="002C4DAB" w:rsidR="001C1ECC" w:rsidSect="00EE36C3">
      <w:footerReference w:type="default" r:id="rId10"/>
      <w:pgSz w:w="11906" w:h="16838" w:orient="portrait" w:code="9"/>
      <w:pgMar w:top="1418" w:right="1418" w:bottom="1134" w:left="1418" w:header="709" w:footer="709" w:gutter="0"/>
      <w:paperSrc w:first="7" w:other="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E36C3" w:rsidP="007840B6" w:rsidRDefault="00EE36C3" w14:paraId="1F743C00" w14:textId="77777777">
      <w:r>
        <w:separator/>
      </w:r>
    </w:p>
  </w:endnote>
  <w:endnote w:type="continuationSeparator" w:id="0">
    <w:p w:rsidR="00EE36C3" w:rsidP="007840B6" w:rsidRDefault="00EE36C3" w14:paraId="1B4CD56C" w14:textId="77777777">
      <w:r>
        <w:continuationSeparator/>
      </w:r>
    </w:p>
  </w:endnote>
  <w:endnote w:type="continuationNotice" w:id="1">
    <w:p w:rsidR="00EE36C3" w:rsidRDefault="00EE36C3" w14:paraId="5272E70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01E9A" w:rsidRDefault="00947C4A" w14:paraId="5FA40560" w14:textId="77777777">
    <w:pPr>
      <w:pStyle w:val="Piedepgina"/>
    </w:pPr>
    <w:r w:rsidRPr="00947C4A">
      <w:t>F006-05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E36C3" w:rsidP="007840B6" w:rsidRDefault="00EE36C3" w14:paraId="0E1BD2F5" w14:textId="77777777">
      <w:r>
        <w:separator/>
      </w:r>
    </w:p>
  </w:footnote>
  <w:footnote w:type="continuationSeparator" w:id="0">
    <w:p w:rsidR="00EE36C3" w:rsidP="007840B6" w:rsidRDefault="00EE36C3" w14:paraId="1D8E25E9" w14:textId="77777777">
      <w:r>
        <w:continuationSeparator/>
      </w:r>
    </w:p>
  </w:footnote>
  <w:footnote w:type="continuationNotice" w:id="1">
    <w:p w:rsidR="00EE36C3" w:rsidRDefault="00EE36C3" w14:paraId="4F561792"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41914"/>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 w15:restartNumberingAfterBreak="0">
    <w:nsid w:val="7B2D3E45"/>
    <w:multiLevelType w:val="multilevel"/>
    <w:tmpl w:val="1B40E374"/>
    <w:lvl w:ilvl="0">
      <w:start w:val="1"/>
      <w:numFmt w:val="decimal"/>
      <w:pStyle w:val="Ttulo1"/>
      <w:lvlText w:val="%1"/>
      <w:lvlJc w:val="left"/>
      <w:pPr>
        <w:tabs>
          <w:tab w:val="num" w:pos="425"/>
        </w:tabs>
        <w:ind w:left="425" w:hanging="425"/>
      </w:pPr>
      <w:rPr>
        <w:rFonts w:hint="default"/>
      </w:rPr>
    </w:lvl>
    <w:lvl w:ilvl="1">
      <w:start w:val="1"/>
      <w:numFmt w:val="decimal"/>
      <w:pStyle w:val="Ttulo2"/>
      <w:lvlText w:val="%1.%2"/>
      <w:lvlJc w:val="left"/>
      <w:pPr>
        <w:tabs>
          <w:tab w:val="num" w:pos="709"/>
        </w:tabs>
        <w:ind w:left="709" w:hanging="709"/>
      </w:pPr>
      <w:rPr>
        <w:rFonts w:hint="default"/>
      </w:rPr>
    </w:lvl>
    <w:lvl w:ilvl="2">
      <w:start w:val="1"/>
      <w:numFmt w:val="decimal"/>
      <w:pStyle w:val="Ttulo3"/>
      <w:lvlText w:val="%1.%2.%3"/>
      <w:lvlJc w:val="left"/>
      <w:pPr>
        <w:tabs>
          <w:tab w:val="num" w:pos="1049"/>
        </w:tabs>
        <w:ind w:left="1049" w:hanging="1049"/>
      </w:pPr>
      <w:rPr>
        <w:rFonts w:hint="default"/>
      </w:rPr>
    </w:lvl>
    <w:lvl w:ilvl="3">
      <w:start w:val="1"/>
      <w:numFmt w:val="decimal"/>
      <w:pStyle w:val="Ttulo4"/>
      <w:lvlText w:val="%1.%2.%3.%4"/>
      <w:lvlJc w:val="left"/>
      <w:pPr>
        <w:tabs>
          <w:tab w:val="num" w:pos="1389"/>
        </w:tabs>
        <w:ind w:left="1389" w:hanging="1389"/>
      </w:pPr>
      <w:rPr>
        <w:rFonts w:hint="default"/>
      </w:rPr>
    </w:lvl>
    <w:lvl w:ilvl="4">
      <w:start w:val="1"/>
      <w:numFmt w:val="decimal"/>
      <w:pStyle w:val="Ttulo5"/>
      <w:lvlText w:val="%1.%2.%3.%4.%5"/>
      <w:lvlJc w:val="left"/>
      <w:pPr>
        <w:tabs>
          <w:tab w:val="num" w:pos="1729"/>
        </w:tabs>
        <w:ind w:left="1729" w:hanging="1729"/>
      </w:pPr>
      <w:rPr>
        <w:rFonts w:hint="default"/>
      </w:rPr>
    </w:lvl>
    <w:lvl w:ilvl="5">
      <w:start w:val="1"/>
      <w:numFmt w:val="decimal"/>
      <w:pStyle w:val="Ttulo6"/>
      <w:lvlText w:val="%1.%2.%3.%4.%5.%6"/>
      <w:lvlJc w:val="left"/>
      <w:pPr>
        <w:tabs>
          <w:tab w:val="num" w:pos="2126"/>
        </w:tabs>
        <w:ind w:left="2126" w:hanging="2126"/>
      </w:pPr>
      <w:rPr>
        <w:rFonts w:hint="default"/>
      </w:rPr>
    </w:lvl>
    <w:lvl w:ilvl="6">
      <w:start w:val="1"/>
      <w:numFmt w:val="decimal"/>
      <w:pStyle w:val="Ttulo7"/>
      <w:lvlText w:val="%1.%2.%3.%4.%5.%6.%7"/>
      <w:lvlJc w:val="left"/>
      <w:pPr>
        <w:tabs>
          <w:tab w:val="num" w:pos="2523"/>
        </w:tabs>
        <w:ind w:left="2523" w:hanging="2523"/>
      </w:pPr>
      <w:rPr>
        <w:rFonts w:hint="default"/>
      </w:rPr>
    </w:lvl>
    <w:lvl w:ilvl="7">
      <w:start w:val="1"/>
      <w:numFmt w:val="decimal"/>
      <w:pStyle w:val="Ttulo8"/>
      <w:lvlText w:val="%1.%2.%3.%4.%5.%6.%7.%8"/>
      <w:lvlJc w:val="left"/>
      <w:pPr>
        <w:tabs>
          <w:tab w:val="num" w:pos="2920"/>
        </w:tabs>
        <w:ind w:left="2920" w:hanging="2920"/>
      </w:pPr>
      <w:rPr>
        <w:rFonts w:hint="default"/>
      </w:rPr>
    </w:lvl>
    <w:lvl w:ilvl="8">
      <w:start w:val="1"/>
      <w:numFmt w:val="decimal"/>
      <w:pStyle w:val="Ttulo9"/>
      <w:lvlText w:val="%1.%2.%3.%4.%5.%6.%7.%8.%9"/>
      <w:lvlJc w:val="left"/>
      <w:pPr>
        <w:tabs>
          <w:tab w:val="num" w:pos="3317"/>
        </w:tabs>
        <w:ind w:left="3317" w:hanging="3317"/>
      </w:pPr>
      <w:rPr>
        <w:rFonts w:hint="default"/>
      </w:rPr>
    </w:lvl>
  </w:abstractNum>
  <w:num w:numId="1" w16cid:durableId="1396976963">
    <w:abstractNumId w:val="1"/>
  </w:num>
  <w:num w:numId="2" w16cid:durableId="278873819">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arla Almeyra Díaz">
    <w15:presenceInfo w15:providerId="AD" w15:userId="S-1-5-21-3718492151-3025950619-1191349291-1129"/>
  </w15:person>
  <w15:person w15:author="JAIMES HERNANDEZ, SOFIA">
    <w15:presenceInfo w15:providerId="AD" w15:userId="S::Sofia.Jaimes@grunenthal.com::98c01044-0981-44f5-abe6-0426d952bf8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tru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CC"/>
    <w:rsid w:val="00000B6E"/>
    <w:rsid w:val="00002327"/>
    <w:rsid w:val="00004F4C"/>
    <w:rsid w:val="00025E00"/>
    <w:rsid w:val="00033AA9"/>
    <w:rsid w:val="0007436E"/>
    <w:rsid w:val="00074677"/>
    <w:rsid w:val="00074CBF"/>
    <w:rsid w:val="00076F27"/>
    <w:rsid w:val="00080EDD"/>
    <w:rsid w:val="000A3702"/>
    <w:rsid w:val="000A55D7"/>
    <w:rsid w:val="000B5EE9"/>
    <w:rsid w:val="000C219A"/>
    <w:rsid w:val="000D2093"/>
    <w:rsid w:val="000E178D"/>
    <w:rsid w:val="000E1FDE"/>
    <w:rsid w:val="00105578"/>
    <w:rsid w:val="00111FC3"/>
    <w:rsid w:val="00122232"/>
    <w:rsid w:val="001304B7"/>
    <w:rsid w:val="0013562B"/>
    <w:rsid w:val="00145664"/>
    <w:rsid w:val="00151113"/>
    <w:rsid w:val="001517FF"/>
    <w:rsid w:val="0015412D"/>
    <w:rsid w:val="00155913"/>
    <w:rsid w:val="001704F3"/>
    <w:rsid w:val="00175A3B"/>
    <w:rsid w:val="00185D84"/>
    <w:rsid w:val="001878FB"/>
    <w:rsid w:val="00193224"/>
    <w:rsid w:val="001959DD"/>
    <w:rsid w:val="001A70DC"/>
    <w:rsid w:val="001A7ED7"/>
    <w:rsid w:val="001C1ECC"/>
    <w:rsid w:val="001C4F2F"/>
    <w:rsid w:val="001C5156"/>
    <w:rsid w:val="001D3337"/>
    <w:rsid w:val="001D6335"/>
    <w:rsid w:val="001E7608"/>
    <w:rsid w:val="001F0361"/>
    <w:rsid w:val="001F0BE2"/>
    <w:rsid w:val="001F1BC6"/>
    <w:rsid w:val="001F3E58"/>
    <w:rsid w:val="001F66DE"/>
    <w:rsid w:val="002057A2"/>
    <w:rsid w:val="00206FB1"/>
    <w:rsid w:val="00216CB4"/>
    <w:rsid w:val="0024112A"/>
    <w:rsid w:val="00246D37"/>
    <w:rsid w:val="00253FC4"/>
    <w:rsid w:val="00266B29"/>
    <w:rsid w:val="00266E8F"/>
    <w:rsid w:val="002724F7"/>
    <w:rsid w:val="002779BA"/>
    <w:rsid w:val="00282EDD"/>
    <w:rsid w:val="0028405D"/>
    <w:rsid w:val="002B7412"/>
    <w:rsid w:val="002C270F"/>
    <w:rsid w:val="002C4DAB"/>
    <w:rsid w:val="002E53B6"/>
    <w:rsid w:val="002F069C"/>
    <w:rsid w:val="002F7E7E"/>
    <w:rsid w:val="00304616"/>
    <w:rsid w:val="003241DE"/>
    <w:rsid w:val="00347A86"/>
    <w:rsid w:val="0035156E"/>
    <w:rsid w:val="003518EF"/>
    <w:rsid w:val="00354A73"/>
    <w:rsid w:val="00354B91"/>
    <w:rsid w:val="00360E68"/>
    <w:rsid w:val="00367717"/>
    <w:rsid w:val="00372A3C"/>
    <w:rsid w:val="0037482A"/>
    <w:rsid w:val="003802EA"/>
    <w:rsid w:val="0039780C"/>
    <w:rsid w:val="003A0850"/>
    <w:rsid w:val="003A7019"/>
    <w:rsid w:val="003D6F7F"/>
    <w:rsid w:val="003E418D"/>
    <w:rsid w:val="003F1309"/>
    <w:rsid w:val="003F61D4"/>
    <w:rsid w:val="004032B0"/>
    <w:rsid w:val="00413436"/>
    <w:rsid w:val="00420484"/>
    <w:rsid w:val="00433724"/>
    <w:rsid w:val="00436CE7"/>
    <w:rsid w:val="004405AB"/>
    <w:rsid w:val="0045484B"/>
    <w:rsid w:val="00457D3C"/>
    <w:rsid w:val="0047093D"/>
    <w:rsid w:val="00471CED"/>
    <w:rsid w:val="004877C5"/>
    <w:rsid w:val="004959FB"/>
    <w:rsid w:val="004A30D3"/>
    <w:rsid w:val="004A5A05"/>
    <w:rsid w:val="004B2E9B"/>
    <w:rsid w:val="004B4669"/>
    <w:rsid w:val="004D2E73"/>
    <w:rsid w:val="004E2E1D"/>
    <w:rsid w:val="004E4CCB"/>
    <w:rsid w:val="004E53C1"/>
    <w:rsid w:val="0050137B"/>
    <w:rsid w:val="00501E9A"/>
    <w:rsid w:val="00503683"/>
    <w:rsid w:val="00504975"/>
    <w:rsid w:val="00511DB4"/>
    <w:rsid w:val="0051558D"/>
    <w:rsid w:val="00522F5D"/>
    <w:rsid w:val="00525BAA"/>
    <w:rsid w:val="00543F4F"/>
    <w:rsid w:val="00545CFC"/>
    <w:rsid w:val="00550137"/>
    <w:rsid w:val="00552C48"/>
    <w:rsid w:val="0055300B"/>
    <w:rsid w:val="0055587F"/>
    <w:rsid w:val="00561333"/>
    <w:rsid w:val="005754D3"/>
    <w:rsid w:val="0057657A"/>
    <w:rsid w:val="00581BB3"/>
    <w:rsid w:val="00586E89"/>
    <w:rsid w:val="00595C35"/>
    <w:rsid w:val="005B07E5"/>
    <w:rsid w:val="005B4BB7"/>
    <w:rsid w:val="005B5C29"/>
    <w:rsid w:val="005C04EC"/>
    <w:rsid w:val="005C08A4"/>
    <w:rsid w:val="005C135F"/>
    <w:rsid w:val="005E3B98"/>
    <w:rsid w:val="005E4502"/>
    <w:rsid w:val="00602009"/>
    <w:rsid w:val="006062E0"/>
    <w:rsid w:val="00610963"/>
    <w:rsid w:val="00611F66"/>
    <w:rsid w:val="006148BD"/>
    <w:rsid w:val="00614F3A"/>
    <w:rsid w:val="00622BF0"/>
    <w:rsid w:val="006236FA"/>
    <w:rsid w:val="00624E0F"/>
    <w:rsid w:val="0062537D"/>
    <w:rsid w:val="0062608F"/>
    <w:rsid w:val="00644D95"/>
    <w:rsid w:val="0065222B"/>
    <w:rsid w:val="00655BED"/>
    <w:rsid w:val="00657B90"/>
    <w:rsid w:val="00666B75"/>
    <w:rsid w:val="00674155"/>
    <w:rsid w:val="00675297"/>
    <w:rsid w:val="00685E47"/>
    <w:rsid w:val="00687EF1"/>
    <w:rsid w:val="0069183A"/>
    <w:rsid w:val="00691873"/>
    <w:rsid w:val="006A1A9B"/>
    <w:rsid w:val="006A35B2"/>
    <w:rsid w:val="006E37CA"/>
    <w:rsid w:val="006F656A"/>
    <w:rsid w:val="006F7177"/>
    <w:rsid w:val="007017A0"/>
    <w:rsid w:val="00713B84"/>
    <w:rsid w:val="00717A64"/>
    <w:rsid w:val="007306F0"/>
    <w:rsid w:val="00734960"/>
    <w:rsid w:val="00742930"/>
    <w:rsid w:val="00751A45"/>
    <w:rsid w:val="00754A98"/>
    <w:rsid w:val="0075762F"/>
    <w:rsid w:val="00760A21"/>
    <w:rsid w:val="007655F0"/>
    <w:rsid w:val="00767D57"/>
    <w:rsid w:val="007739A5"/>
    <w:rsid w:val="0077470B"/>
    <w:rsid w:val="00776E58"/>
    <w:rsid w:val="00782E70"/>
    <w:rsid w:val="007840B6"/>
    <w:rsid w:val="00784296"/>
    <w:rsid w:val="00794A3E"/>
    <w:rsid w:val="007A530A"/>
    <w:rsid w:val="007A770F"/>
    <w:rsid w:val="007C34BF"/>
    <w:rsid w:val="007C6A54"/>
    <w:rsid w:val="007D0FCA"/>
    <w:rsid w:val="007D41D6"/>
    <w:rsid w:val="008018CC"/>
    <w:rsid w:val="008039D3"/>
    <w:rsid w:val="0081438A"/>
    <w:rsid w:val="00824743"/>
    <w:rsid w:val="00826C46"/>
    <w:rsid w:val="008427AE"/>
    <w:rsid w:val="00852415"/>
    <w:rsid w:val="00857D30"/>
    <w:rsid w:val="00861B43"/>
    <w:rsid w:val="00862525"/>
    <w:rsid w:val="008664D1"/>
    <w:rsid w:val="00872196"/>
    <w:rsid w:val="0087269B"/>
    <w:rsid w:val="0087431C"/>
    <w:rsid w:val="00874AB4"/>
    <w:rsid w:val="0087689B"/>
    <w:rsid w:val="00884BDB"/>
    <w:rsid w:val="00887A61"/>
    <w:rsid w:val="008909D4"/>
    <w:rsid w:val="00893443"/>
    <w:rsid w:val="008A2B53"/>
    <w:rsid w:val="008A3FA4"/>
    <w:rsid w:val="008B04F4"/>
    <w:rsid w:val="008B118B"/>
    <w:rsid w:val="008B3D4F"/>
    <w:rsid w:val="008C0870"/>
    <w:rsid w:val="008C130F"/>
    <w:rsid w:val="008C1F91"/>
    <w:rsid w:val="008D72C1"/>
    <w:rsid w:val="008F0EC5"/>
    <w:rsid w:val="008F5734"/>
    <w:rsid w:val="008F6E64"/>
    <w:rsid w:val="0090362E"/>
    <w:rsid w:val="00910E8C"/>
    <w:rsid w:val="00917D48"/>
    <w:rsid w:val="00925277"/>
    <w:rsid w:val="0093122A"/>
    <w:rsid w:val="00931944"/>
    <w:rsid w:val="00935353"/>
    <w:rsid w:val="00944BE8"/>
    <w:rsid w:val="00947404"/>
    <w:rsid w:val="00947C4A"/>
    <w:rsid w:val="00954230"/>
    <w:rsid w:val="009548CE"/>
    <w:rsid w:val="00957303"/>
    <w:rsid w:val="009632BC"/>
    <w:rsid w:val="009659B8"/>
    <w:rsid w:val="00970F51"/>
    <w:rsid w:val="00995253"/>
    <w:rsid w:val="00997927"/>
    <w:rsid w:val="009A1151"/>
    <w:rsid w:val="009C4322"/>
    <w:rsid w:val="009C7EAC"/>
    <w:rsid w:val="009D34C9"/>
    <w:rsid w:val="009D7CAB"/>
    <w:rsid w:val="009E4A62"/>
    <w:rsid w:val="009F3EC0"/>
    <w:rsid w:val="00A053C4"/>
    <w:rsid w:val="00A1663F"/>
    <w:rsid w:val="00A250A1"/>
    <w:rsid w:val="00A27207"/>
    <w:rsid w:val="00A31B29"/>
    <w:rsid w:val="00A33B12"/>
    <w:rsid w:val="00A408E5"/>
    <w:rsid w:val="00A453D0"/>
    <w:rsid w:val="00A60048"/>
    <w:rsid w:val="00A633F8"/>
    <w:rsid w:val="00A76776"/>
    <w:rsid w:val="00A80CD0"/>
    <w:rsid w:val="00A82C43"/>
    <w:rsid w:val="00A872E8"/>
    <w:rsid w:val="00A91425"/>
    <w:rsid w:val="00AC00C4"/>
    <w:rsid w:val="00AC7F33"/>
    <w:rsid w:val="00AD5B3E"/>
    <w:rsid w:val="00AD5F94"/>
    <w:rsid w:val="00AE05B6"/>
    <w:rsid w:val="00AE5992"/>
    <w:rsid w:val="00AF28BD"/>
    <w:rsid w:val="00B06961"/>
    <w:rsid w:val="00B13087"/>
    <w:rsid w:val="00B21F52"/>
    <w:rsid w:val="00B22E8B"/>
    <w:rsid w:val="00B266EA"/>
    <w:rsid w:val="00B43932"/>
    <w:rsid w:val="00B47D99"/>
    <w:rsid w:val="00B54ED2"/>
    <w:rsid w:val="00B56A65"/>
    <w:rsid w:val="00B61759"/>
    <w:rsid w:val="00B74F48"/>
    <w:rsid w:val="00B80348"/>
    <w:rsid w:val="00B842F7"/>
    <w:rsid w:val="00B93584"/>
    <w:rsid w:val="00BA1731"/>
    <w:rsid w:val="00BA2D67"/>
    <w:rsid w:val="00BB5ECC"/>
    <w:rsid w:val="00BC6025"/>
    <w:rsid w:val="00BD22A5"/>
    <w:rsid w:val="00BD7A0B"/>
    <w:rsid w:val="00BF08C4"/>
    <w:rsid w:val="00C05DBB"/>
    <w:rsid w:val="00C1261A"/>
    <w:rsid w:val="00C167B7"/>
    <w:rsid w:val="00C37F33"/>
    <w:rsid w:val="00C47298"/>
    <w:rsid w:val="00C5162B"/>
    <w:rsid w:val="00C53594"/>
    <w:rsid w:val="00C604B1"/>
    <w:rsid w:val="00C63956"/>
    <w:rsid w:val="00C677E2"/>
    <w:rsid w:val="00C71218"/>
    <w:rsid w:val="00C72D57"/>
    <w:rsid w:val="00C746E5"/>
    <w:rsid w:val="00C75C60"/>
    <w:rsid w:val="00C8142C"/>
    <w:rsid w:val="00C8479B"/>
    <w:rsid w:val="00C92ACE"/>
    <w:rsid w:val="00CB1B9E"/>
    <w:rsid w:val="00CB3206"/>
    <w:rsid w:val="00CC5290"/>
    <w:rsid w:val="00CC538D"/>
    <w:rsid w:val="00CC64BF"/>
    <w:rsid w:val="00CD368C"/>
    <w:rsid w:val="00CD45F5"/>
    <w:rsid w:val="00CE1988"/>
    <w:rsid w:val="00CE3052"/>
    <w:rsid w:val="00CF0BDE"/>
    <w:rsid w:val="00CF2713"/>
    <w:rsid w:val="00CF299C"/>
    <w:rsid w:val="00CF4B31"/>
    <w:rsid w:val="00D020A9"/>
    <w:rsid w:val="00D12EA9"/>
    <w:rsid w:val="00D1330A"/>
    <w:rsid w:val="00D16862"/>
    <w:rsid w:val="00D366C0"/>
    <w:rsid w:val="00D36916"/>
    <w:rsid w:val="00D43446"/>
    <w:rsid w:val="00D53397"/>
    <w:rsid w:val="00D5386B"/>
    <w:rsid w:val="00D71477"/>
    <w:rsid w:val="00D72880"/>
    <w:rsid w:val="00D76604"/>
    <w:rsid w:val="00D85BE0"/>
    <w:rsid w:val="00D958EA"/>
    <w:rsid w:val="00D96436"/>
    <w:rsid w:val="00DA1124"/>
    <w:rsid w:val="00DA5DF3"/>
    <w:rsid w:val="00DB128D"/>
    <w:rsid w:val="00DB1E0A"/>
    <w:rsid w:val="00DB6C0C"/>
    <w:rsid w:val="00DC3025"/>
    <w:rsid w:val="00DD5C34"/>
    <w:rsid w:val="00DE11D8"/>
    <w:rsid w:val="00DE555C"/>
    <w:rsid w:val="00DF467D"/>
    <w:rsid w:val="00E0025F"/>
    <w:rsid w:val="00E00513"/>
    <w:rsid w:val="00E044E7"/>
    <w:rsid w:val="00E1261D"/>
    <w:rsid w:val="00E13B7F"/>
    <w:rsid w:val="00E22686"/>
    <w:rsid w:val="00E52F0B"/>
    <w:rsid w:val="00E60D89"/>
    <w:rsid w:val="00E636DA"/>
    <w:rsid w:val="00E67EC6"/>
    <w:rsid w:val="00E71D60"/>
    <w:rsid w:val="00E9514E"/>
    <w:rsid w:val="00EA4292"/>
    <w:rsid w:val="00EC35D4"/>
    <w:rsid w:val="00ED297E"/>
    <w:rsid w:val="00EE1130"/>
    <w:rsid w:val="00EE36C3"/>
    <w:rsid w:val="00EE428A"/>
    <w:rsid w:val="00EF23E7"/>
    <w:rsid w:val="00EF4866"/>
    <w:rsid w:val="00F00B7D"/>
    <w:rsid w:val="00F2692F"/>
    <w:rsid w:val="00F26AF5"/>
    <w:rsid w:val="00F343A9"/>
    <w:rsid w:val="00F42775"/>
    <w:rsid w:val="00F5311E"/>
    <w:rsid w:val="00F558BA"/>
    <w:rsid w:val="00F67618"/>
    <w:rsid w:val="00FB03DB"/>
    <w:rsid w:val="00FB4A38"/>
    <w:rsid w:val="00FB72EB"/>
    <w:rsid w:val="00FD58E7"/>
    <w:rsid w:val="00FE5167"/>
    <w:rsid w:val="00FE58F2"/>
    <w:rsid w:val="00FE7C2B"/>
    <w:rsid w:val="5624DB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AA5AB"/>
  <w15:chartTrackingRefBased/>
  <w15:docId w15:val="{7B7F1FEB-56E8-452C-A0EB-7D3F979712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306F0"/>
    <w:rPr>
      <w:rFonts w:ascii="Arial" w:hAnsi="Arial"/>
      <w:sz w:val="24"/>
      <w:szCs w:val="24"/>
      <w:lang w:val="en-US" w:eastAsia="de-DE"/>
    </w:rPr>
  </w:style>
  <w:style w:type="paragraph" w:styleId="Ttulo1">
    <w:name w:val="heading 1"/>
    <w:basedOn w:val="Normal"/>
    <w:next w:val="Normal"/>
    <w:qFormat/>
    <w:rsid w:val="007306F0"/>
    <w:pPr>
      <w:keepNext/>
      <w:numPr>
        <w:numId w:val="1"/>
      </w:numPr>
      <w:spacing w:before="240" w:after="120"/>
      <w:outlineLvl w:val="0"/>
    </w:pPr>
    <w:rPr>
      <w:rFonts w:cs="Arial"/>
      <w:b/>
      <w:bCs/>
      <w:szCs w:val="28"/>
    </w:rPr>
  </w:style>
  <w:style w:type="paragraph" w:styleId="Ttulo2">
    <w:name w:val="heading 2"/>
    <w:basedOn w:val="Normal"/>
    <w:next w:val="Normal"/>
    <w:qFormat/>
    <w:rsid w:val="007306F0"/>
    <w:pPr>
      <w:keepNext/>
      <w:numPr>
        <w:ilvl w:val="1"/>
        <w:numId w:val="1"/>
      </w:numPr>
      <w:spacing w:before="240" w:after="60"/>
      <w:outlineLvl w:val="1"/>
    </w:pPr>
    <w:rPr>
      <w:rFonts w:cs="Arial"/>
      <w:b/>
      <w:bCs/>
      <w:iCs/>
      <w:szCs w:val="28"/>
    </w:rPr>
  </w:style>
  <w:style w:type="paragraph" w:styleId="Ttulo3">
    <w:name w:val="heading 3"/>
    <w:basedOn w:val="Normal"/>
    <w:next w:val="Normal"/>
    <w:qFormat/>
    <w:rsid w:val="007306F0"/>
    <w:pPr>
      <w:keepNext/>
      <w:numPr>
        <w:ilvl w:val="2"/>
        <w:numId w:val="1"/>
      </w:numPr>
      <w:tabs>
        <w:tab w:val="left" w:pos="992"/>
      </w:tabs>
      <w:spacing w:before="240" w:after="60"/>
      <w:outlineLvl w:val="2"/>
    </w:pPr>
    <w:rPr>
      <w:rFonts w:cs="Arial"/>
      <w:bCs/>
      <w:szCs w:val="26"/>
    </w:rPr>
  </w:style>
  <w:style w:type="paragraph" w:styleId="Ttulo4">
    <w:name w:val="heading 4"/>
    <w:basedOn w:val="Normal"/>
    <w:next w:val="Normal"/>
    <w:qFormat/>
    <w:rsid w:val="007306F0"/>
    <w:pPr>
      <w:keepNext/>
      <w:numPr>
        <w:ilvl w:val="3"/>
        <w:numId w:val="1"/>
      </w:numPr>
      <w:tabs>
        <w:tab w:val="left" w:pos="1276"/>
      </w:tabs>
      <w:spacing w:before="240" w:after="60"/>
      <w:outlineLvl w:val="3"/>
    </w:pPr>
    <w:rPr>
      <w:bCs/>
      <w:szCs w:val="28"/>
    </w:rPr>
  </w:style>
  <w:style w:type="paragraph" w:styleId="Ttulo5">
    <w:name w:val="heading 5"/>
    <w:basedOn w:val="Normal"/>
    <w:next w:val="Normal"/>
    <w:qFormat/>
    <w:rsid w:val="007306F0"/>
    <w:pPr>
      <w:numPr>
        <w:ilvl w:val="4"/>
        <w:numId w:val="1"/>
      </w:numPr>
      <w:tabs>
        <w:tab w:val="left" w:pos="1559"/>
      </w:tabs>
      <w:spacing w:before="240" w:after="60"/>
      <w:outlineLvl w:val="4"/>
    </w:pPr>
    <w:rPr>
      <w:bCs/>
      <w:iCs/>
      <w:szCs w:val="26"/>
    </w:rPr>
  </w:style>
  <w:style w:type="paragraph" w:styleId="Ttulo6">
    <w:name w:val="heading 6"/>
    <w:basedOn w:val="Normal"/>
    <w:next w:val="Normal"/>
    <w:qFormat/>
    <w:rsid w:val="007306F0"/>
    <w:pPr>
      <w:numPr>
        <w:ilvl w:val="5"/>
        <w:numId w:val="1"/>
      </w:numPr>
      <w:spacing w:before="240" w:after="60"/>
      <w:outlineLvl w:val="5"/>
    </w:pPr>
    <w:rPr>
      <w:bCs/>
      <w:szCs w:val="22"/>
    </w:rPr>
  </w:style>
  <w:style w:type="paragraph" w:styleId="Ttulo7">
    <w:name w:val="heading 7"/>
    <w:basedOn w:val="Normal"/>
    <w:next w:val="Normal"/>
    <w:qFormat/>
    <w:rsid w:val="007306F0"/>
    <w:pPr>
      <w:numPr>
        <w:ilvl w:val="6"/>
        <w:numId w:val="1"/>
      </w:numPr>
      <w:tabs>
        <w:tab w:val="left" w:pos="2126"/>
      </w:tabs>
      <w:spacing w:before="240" w:after="60"/>
      <w:outlineLvl w:val="6"/>
    </w:pPr>
  </w:style>
  <w:style w:type="paragraph" w:styleId="Ttulo8">
    <w:name w:val="heading 8"/>
    <w:basedOn w:val="Normal"/>
    <w:next w:val="Normal"/>
    <w:qFormat/>
    <w:rsid w:val="007306F0"/>
    <w:pPr>
      <w:numPr>
        <w:ilvl w:val="7"/>
        <w:numId w:val="1"/>
      </w:numPr>
      <w:tabs>
        <w:tab w:val="left" w:pos="2410"/>
      </w:tabs>
      <w:spacing w:before="240" w:after="60"/>
      <w:outlineLvl w:val="7"/>
    </w:pPr>
    <w:rPr>
      <w:iCs/>
    </w:rPr>
  </w:style>
  <w:style w:type="paragraph" w:styleId="Ttulo9">
    <w:name w:val="heading 9"/>
    <w:basedOn w:val="Normal"/>
    <w:next w:val="Normal"/>
    <w:qFormat/>
    <w:rsid w:val="007306F0"/>
    <w:pPr>
      <w:numPr>
        <w:ilvl w:val="8"/>
        <w:numId w:val="1"/>
      </w:numPr>
      <w:tabs>
        <w:tab w:val="left" w:pos="2693"/>
      </w:tabs>
      <w:spacing w:before="240" w:after="60"/>
      <w:outlineLvl w:val="8"/>
    </w:pPr>
    <w:rPr>
      <w:rFonts w:cs="Arial"/>
      <w:szCs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iedepgina">
    <w:name w:val="footer"/>
    <w:basedOn w:val="Normal"/>
    <w:semiHidden/>
    <w:rsid w:val="007306F0"/>
    <w:pPr>
      <w:tabs>
        <w:tab w:val="center" w:pos="4536"/>
        <w:tab w:val="right" w:pos="9072"/>
      </w:tabs>
    </w:pPr>
    <w:rPr>
      <w:sz w:val="16"/>
    </w:rPr>
  </w:style>
  <w:style w:type="paragraph" w:styleId="TDC1">
    <w:name w:val="toc 1"/>
    <w:basedOn w:val="Normal"/>
    <w:next w:val="Normal"/>
    <w:semiHidden/>
    <w:rsid w:val="007306F0"/>
    <w:pPr>
      <w:tabs>
        <w:tab w:val="left" w:pos="1418"/>
        <w:tab w:val="right" w:pos="9062"/>
      </w:tabs>
      <w:spacing w:before="240"/>
      <w:ind w:left="1440" w:right="284" w:hanging="1440"/>
    </w:pPr>
    <w:rPr>
      <w:b/>
      <w:noProof/>
      <w:lang w:val="de-DE"/>
    </w:rPr>
  </w:style>
  <w:style w:type="paragraph" w:styleId="TDC2">
    <w:name w:val="toc 2"/>
    <w:basedOn w:val="Normal"/>
    <w:next w:val="Normal"/>
    <w:semiHidden/>
    <w:rsid w:val="007306F0"/>
    <w:pPr>
      <w:tabs>
        <w:tab w:val="left" w:pos="1418"/>
        <w:tab w:val="right" w:pos="9062"/>
      </w:tabs>
      <w:spacing w:before="120"/>
      <w:ind w:left="1440" w:right="284" w:hanging="1440"/>
    </w:pPr>
    <w:rPr>
      <w:noProof/>
      <w:lang w:val="de-DE"/>
    </w:rPr>
  </w:style>
  <w:style w:type="paragraph" w:styleId="TDC3">
    <w:name w:val="toc 3"/>
    <w:basedOn w:val="Normal"/>
    <w:next w:val="Normal"/>
    <w:semiHidden/>
    <w:rsid w:val="007306F0"/>
    <w:pPr>
      <w:tabs>
        <w:tab w:val="left" w:pos="1418"/>
        <w:tab w:val="right" w:pos="9062"/>
      </w:tabs>
      <w:spacing w:before="60"/>
      <w:ind w:left="1440" w:right="284" w:hanging="1440"/>
    </w:pPr>
    <w:rPr>
      <w:noProof/>
      <w:lang w:val="de-DE"/>
    </w:rPr>
  </w:style>
  <w:style w:type="paragraph" w:styleId="TDC4">
    <w:name w:val="toc 4"/>
    <w:basedOn w:val="Normal"/>
    <w:next w:val="Normal"/>
    <w:semiHidden/>
    <w:rsid w:val="007306F0"/>
    <w:pPr>
      <w:tabs>
        <w:tab w:val="left" w:pos="1418"/>
        <w:tab w:val="right" w:pos="9061"/>
      </w:tabs>
      <w:ind w:left="1418" w:right="284" w:hanging="1418"/>
    </w:pPr>
  </w:style>
  <w:style w:type="paragraph" w:styleId="TDC5">
    <w:name w:val="toc 5"/>
    <w:basedOn w:val="Normal"/>
    <w:next w:val="Normal"/>
    <w:semiHidden/>
    <w:rsid w:val="007306F0"/>
    <w:pPr>
      <w:tabs>
        <w:tab w:val="left" w:pos="1418"/>
        <w:tab w:val="right" w:pos="9061"/>
      </w:tabs>
      <w:ind w:left="1418" w:right="284" w:hanging="1418"/>
    </w:pPr>
  </w:style>
  <w:style w:type="paragraph" w:styleId="TDC6">
    <w:name w:val="toc 6"/>
    <w:basedOn w:val="Normal"/>
    <w:next w:val="Normal"/>
    <w:semiHidden/>
    <w:rsid w:val="007306F0"/>
    <w:pPr>
      <w:tabs>
        <w:tab w:val="left" w:pos="1418"/>
        <w:tab w:val="right" w:pos="9062"/>
      </w:tabs>
      <w:ind w:left="1418" w:right="284" w:hanging="1418"/>
    </w:pPr>
  </w:style>
  <w:style w:type="paragraph" w:styleId="TDC7">
    <w:name w:val="toc 7"/>
    <w:basedOn w:val="Normal"/>
    <w:next w:val="Normal"/>
    <w:semiHidden/>
    <w:rsid w:val="007306F0"/>
    <w:pPr>
      <w:tabs>
        <w:tab w:val="left" w:pos="1701"/>
        <w:tab w:val="right" w:pos="9062"/>
      </w:tabs>
      <w:ind w:left="1701" w:right="284" w:hanging="1701"/>
    </w:pPr>
  </w:style>
  <w:style w:type="paragraph" w:styleId="TDC8">
    <w:name w:val="toc 8"/>
    <w:basedOn w:val="Normal"/>
    <w:next w:val="Normal"/>
    <w:semiHidden/>
    <w:rsid w:val="007306F0"/>
    <w:pPr>
      <w:tabs>
        <w:tab w:val="left" w:pos="1701"/>
        <w:tab w:val="right" w:pos="9062"/>
      </w:tabs>
      <w:ind w:left="1701" w:right="284" w:hanging="1701"/>
    </w:pPr>
  </w:style>
  <w:style w:type="paragraph" w:styleId="TDC9">
    <w:name w:val="toc 9"/>
    <w:basedOn w:val="Normal"/>
    <w:next w:val="Normal"/>
    <w:semiHidden/>
    <w:rsid w:val="007306F0"/>
    <w:pPr>
      <w:tabs>
        <w:tab w:val="left" w:pos="1985"/>
        <w:tab w:val="right" w:pos="9062"/>
      </w:tabs>
      <w:ind w:left="1985" w:right="284" w:hanging="1985"/>
    </w:pPr>
  </w:style>
  <w:style w:type="paragraph" w:styleId="Textoindependiente">
    <w:name w:val="Body Text"/>
    <w:basedOn w:val="Normal"/>
    <w:rsid w:val="001C1ECC"/>
    <w:pPr>
      <w:jc w:val="both"/>
    </w:pPr>
    <w:rPr>
      <w:rFonts w:ascii="Times New Roman" w:hAnsi="Times New Roman"/>
      <w:szCs w:val="20"/>
      <w:lang w:val="es-MX" w:eastAsia="es-ES"/>
    </w:rPr>
  </w:style>
  <w:style w:type="paragraph" w:styleId="Sangradetextonormal">
    <w:name w:val="Body Text Indent"/>
    <w:basedOn w:val="Normal"/>
    <w:rsid w:val="001C1ECC"/>
    <w:pPr>
      <w:ind w:left="720" w:hanging="720"/>
      <w:jc w:val="both"/>
    </w:pPr>
    <w:rPr>
      <w:rFonts w:ascii="Times New Roman" w:hAnsi="Times New Roman"/>
      <w:szCs w:val="20"/>
      <w:lang w:val="es-MX" w:eastAsia="es-ES"/>
    </w:rPr>
  </w:style>
  <w:style w:type="paragraph" w:styleId="Textoindependiente2">
    <w:name w:val="Body Text 2"/>
    <w:basedOn w:val="Normal"/>
    <w:link w:val="Textoindependiente2Car"/>
    <w:rsid w:val="001C1ECC"/>
    <w:pPr>
      <w:jc w:val="both"/>
    </w:pPr>
    <w:rPr>
      <w:rFonts w:ascii="Times New Roman" w:hAnsi="Times New Roman"/>
      <w:b/>
      <w:szCs w:val="20"/>
      <w:lang w:val="es-MX" w:eastAsia="es-ES"/>
    </w:rPr>
  </w:style>
  <w:style w:type="character" w:styleId="nfasis">
    <w:name w:val="Emphasis"/>
    <w:qFormat/>
    <w:rsid w:val="00A408E5"/>
    <w:rPr>
      <w:i/>
      <w:iCs/>
    </w:rPr>
  </w:style>
  <w:style w:type="paragraph" w:styleId="Textodeglobo">
    <w:name w:val="Balloon Text"/>
    <w:basedOn w:val="Normal"/>
    <w:link w:val="TextodegloboCar"/>
    <w:rsid w:val="00B06961"/>
    <w:rPr>
      <w:rFonts w:ascii="Tahoma" w:hAnsi="Tahoma" w:cs="Tahoma"/>
      <w:sz w:val="16"/>
      <w:szCs w:val="16"/>
    </w:rPr>
  </w:style>
  <w:style w:type="character" w:styleId="TextodegloboCar" w:customStyle="1">
    <w:name w:val="Texto de globo Car"/>
    <w:link w:val="Textodeglobo"/>
    <w:rsid w:val="00B06961"/>
    <w:rPr>
      <w:rFonts w:ascii="Tahoma" w:hAnsi="Tahoma" w:cs="Tahoma"/>
      <w:sz w:val="16"/>
      <w:szCs w:val="16"/>
      <w:lang w:val="en-US" w:eastAsia="de-DE"/>
    </w:rPr>
  </w:style>
  <w:style w:type="paragraph" w:styleId="Encabezado">
    <w:name w:val="header"/>
    <w:basedOn w:val="Normal"/>
    <w:link w:val="EncabezadoCar"/>
    <w:rsid w:val="00266E8F"/>
    <w:pPr>
      <w:tabs>
        <w:tab w:val="center" w:pos="4419"/>
        <w:tab w:val="right" w:pos="8838"/>
      </w:tabs>
    </w:pPr>
  </w:style>
  <w:style w:type="character" w:styleId="EncabezadoCar" w:customStyle="1">
    <w:name w:val="Encabezado Car"/>
    <w:link w:val="Encabezado"/>
    <w:rsid w:val="00266E8F"/>
    <w:rPr>
      <w:rFonts w:ascii="Arial" w:hAnsi="Arial"/>
      <w:sz w:val="24"/>
      <w:szCs w:val="24"/>
      <w:lang w:val="en-US" w:eastAsia="de-DE"/>
    </w:rPr>
  </w:style>
  <w:style w:type="character" w:styleId="Textoindependiente2Car" w:customStyle="1">
    <w:name w:val="Texto independiente 2 Car"/>
    <w:link w:val="Textoindependiente2"/>
    <w:rsid w:val="00145664"/>
    <w:rPr>
      <w:b/>
      <w:sz w:val="24"/>
      <w:lang w:eastAsia="es-ES"/>
    </w:rPr>
  </w:style>
  <w:style w:type="paragraph" w:styleId="Revisin">
    <w:name w:val="Revision"/>
    <w:hidden/>
    <w:uiPriority w:val="99"/>
    <w:semiHidden/>
    <w:rsid w:val="004B4669"/>
    <w:rPr>
      <w:rFonts w:ascii="Arial" w:hAnsi="Arial"/>
      <w:sz w:val="24"/>
      <w:szCs w:val="24"/>
      <w:lang w:val="en-US" w:eastAsia="de-DE"/>
    </w:rPr>
  </w:style>
  <w:style w:type="character" w:styleId="Hipervnculo">
    <w:name w:val="Hyperlink"/>
    <w:basedOn w:val="Fuentedeprrafopredeter"/>
    <w:rsid w:val="00624E0F"/>
    <w:rPr>
      <w:color w:val="0563C1" w:themeColor="hyperlink"/>
      <w:u w:val="single"/>
    </w:rPr>
  </w:style>
  <w:style w:type="character" w:styleId="Mencinsinresolver">
    <w:name w:val="Unresolved Mention"/>
    <w:basedOn w:val="Fuentedeprrafopredeter"/>
    <w:uiPriority w:val="99"/>
    <w:semiHidden/>
    <w:unhideWhenUsed/>
    <w:rsid w:val="00624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988901">
      <w:bodyDiv w:val="1"/>
      <w:marLeft w:val="0"/>
      <w:marRight w:val="0"/>
      <w:marTop w:val="0"/>
      <w:marBottom w:val="0"/>
      <w:divBdr>
        <w:top w:val="none" w:sz="0" w:space="0" w:color="auto"/>
        <w:left w:val="none" w:sz="0" w:space="0" w:color="auto"/>
        <w:bottom w:val="none" w:sz="0" w:space="0" w:color="auto"/>
        <w:right w:val="none" w:sz="0" w:space="0" w:color="auto"/>
      </w:divBdr>
    </w:div>
    <w:div w:id="183572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1/relationships/people" Target="peop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59CF40A0D42724491BDE7281463AD63" ma:contentTypeVersion="12" ma:contentTypeDescription="Ein neues Dokument erstellen." ma:contentTypeScope="" ma:versionID="0abe698e36575b8141631c5954529390">
  <xsd:schema xmlns:xsd="http://www.w3.org/2001/XMLSchema" xmlns:xs="http://www.w3.org/2001/XMLSchema" xmlns:p="http://schemas.microsoft.com/office/2006/metadata/properties" xmlns:ns1="http://schemas.microsoft.com/sharepoint/v3" xmlns:ns3="9e239c29-fc0b-4b58-970b-1a14a6a6c039" targetNamespace="http://schemas.microsoft.com/office/2006/metadata/properties" ma:root="true" ma:fieldsID="d5d7ef725f47a8b665abf771b5efbb0d" ns1:_="" ns3:_="">
    <xsd:import namespace="http://schemas.microsoft.com/sharepoint/v3"/>
    <xsd:import namespace="9e239c29-fc0b-4b58-970b-1a14a6a6c03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1:_ip_UnifiedCompliancePolicyProperties" minOccurs="0"/>
                <xsd:element ref="ns1:_ip_UnifiedCompliancePolicyUIAction"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Eigenschaften der einheitlichen Compliancerichtlinie" ma:description="" ma:hidden="true" ma:internalName="_ip_UnifiedCompliancePolicyProperties">
      <xsd:simpleType>
        <xsd:restriction base="dms:Note"/>
      </xsd:simpleType>
    </xsd:element>
    <xsd:element name="_ip_UnifiedCompliancePolicyUIAction" ma:index="14" nillable="true" ma:displayName="UI-Aktion der einheitlichen Compliancerichtlinie"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239c29-fc0b-4b58-970b-1a14a6a6c03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154796-4B06-447B-96F9-2E5A754449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e239c29-fc0b-4b58-970b-1a14a6a6c0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6D8EE3-7A1B-43A3-8B11-3C605C964F49}">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1BD384B4-2728-4617-A6B4-8DC0D691230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Grunenthal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CONTRATO INDIVIDUAL POR TIEMPO DETERMINADO QUE CELEBRAN POR UNA PARTE GRÜNENTHAL DE MEXICO, S</dc:title>
  <dc:subject/>
  <dc:creator>MX00071</dc:creator>
  <keywords/>
  <lastModifiedBy>emateos@davara.com.mx</lastModifiedBy>
  <revision>19</revision>
  <lastPrinted>2024-04-19T19:47:00.0000000Z</lastPrinted>
  <dcterms:created xsi:type="dcterms:W3CDTF">2024-07-23T20:21:00.0000000Z</dcterms:created>
  <dcterms:modified xsi:type="dcterms:W3CDTF">2026-06-18T18:32:28.9050988Z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f22b0d6-cb08-48e4-b81e-c118f64f4880_Enabled">
    <vt:lpwstr>True</vt:lpwstr>
  </property>
  <property fmtid="{D5CDD505-2E9C-101B-9397-08002B2CF9AE}" pid="3" name="MSIP_Label_1f22b0d6-cb08-48e4-b81e-c118f64f4880_SiteId">
    <vt:lpwstr>1aa3f197-39d5-4269-bcea-93372aa086d9</vt:lpwstr>
  </property>
  <property fmtid="{D5CDD505-2E9C-101B-9397-08002B2CF9AE}" pid="4" name="MSIP_Label_1f22b0d6-cb08-48e4-b81e-c118f64f4880_Ref">
    <vt:lpwstr>https://api.informationprotection.azure.com/api/1aa3f197-39d5-4269-bcea-93372aa086d9</vt:lpwstr>
  </property>
  <property fmtid="{D5CDD505-2E9C-101B-9397-08002B2CF9AE}" pid="5" name="MSIP_Label_1f22b0d6-cb08-48e4-b81e-c118f64f4880_Owner">
    <vt:lpwstr>Monica.Hernandez@grunenthal.com</vt:lpwstr>
  </property>
  <property fmtid="{D5CDD505-2E9C-101B-9397-08002B2CF9AE}" pid="6" name="MSIP_Label_1f22b0d6-cb08-48e4-b81e-c118f64f4880_SetDate">
    <vt:lpwstr>2018-01-19T09:55:42.7614795-06:00</vt:lpwstr>
  </property>
  <property fmtid="{D5CDD505-2E9C-101B-9397-08002B2CF9AE}" pid="7" name="MSIP_Label_1f22b0d6-cb08-48e4-b81e-c118f64f4880_Name">
    <vt:lpwstr>Business Use</vt:lpwstr>
  </property>
  <property fmtid="{D5CDD505-2E9C-101B-9397-08002B2CF9AE}" pid="8" name="MSIP_Label_1f22b0d6-cb08-48e4-b81e-c118f64f4880_Application">
    <vt:lpwstr>Microsoft Azure Information Protection</vt:lpwstr>
  </property>
  <property fmtid="{D5CDD505-2E9C-101B-9397-08002B2CF9AE}" pid="9" name="MSIP_Label_1f22b0d6-cb08-48e4-b81e-c118f64f4880_Extended_MSFT_Method">
    <vt:lpwstr>Automatic</vt:lpwstr>
  </property>
  <property fmtid="{D5CDD505-2E9C-101B-9397-08002B2CF9AE}" pid="10" name="Sensitivity">
    <vt:lpwstr>Business Use</vt:lpwstr>
  </property>
  <property fmtid="{D5CDD505-2E9C-101B-9397-08002B2CF9AE}" pid="11" name="ContentTypeId">
    <vt:lpwstr>0x010100C59CF40A0D42724491BDE7281463AD63</vt:lpwstr>
  </property>
</Properties>
</file>